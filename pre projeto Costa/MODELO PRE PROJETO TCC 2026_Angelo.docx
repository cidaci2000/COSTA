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30C91">
      <w:pPr>
        <w:pStyle w:val="5"/>
        <w:rPr>
          <w:rFonts w:ascii="Times New Roman"/>
          <w:sz w:val="20"/>
        </w:rPr>
      </w:pPr>
    </w:p>
    <w:p w14:paraId="7BB86E98">
      <w:pPr>
        <w:pStyle w:val="5"/>
        <w:rPr>
          <w:rFonts w:ascii="Times New Roman"/>
          <w:sz w:val="20"/>
        </w:rPr>
      </w:pPr>
    </w:p>
    <w:p w14:paraId="73669A59">
      <w:pPr>
        <w:pStyle w:val="5"/>
        <w:spacing w:before="60"/>
        <w:rPr>
          <w:rFonts w:ascii="Times New Roman"/>
          <w:sz w:val="20"/>
        </w:rPr>
      </w:pPr>
    </w:p>
    <w:p w14:paraId="337AC48A">
      <w:pPr>
        <w:pStyle w:val="5"/>
        <w:ind w:left="14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753100" cy="558800"/>
                <wp:effectExtent l="9525" t="0" r="0" b="12700"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5588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D34095">
                            <w:pPr>
                              <w:pStyle w:val="5"/>
                              <w:spacing w:before="189"/>
                              <w:rPr>
                                <w:rFonts w:ascii="Times New Roman"/>
                              </w:rPr>
                            </w:pPr>
                          </w:p>
                          <w:p w14:paraId="22A72726"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rFonts w:ascii="Arial" w:hAns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>PRÉ-PROJETO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22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5" o:spid="_x0000_s1026" o:spt="202" type="#_x0000_t202" style="height:44pt;width:453pt;" filled="f" stroked="t" coordsize="21600,21600" o:gfxdata="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EGKnkNQAAAAEAQAADwAAAAAA&#10;AAABACAAAAAiAAAAZHJzL2Rvd25yZXYueG1sUEsBAhQAFAAAAAgAh07iQL95gT7eAQAA2AMAAA4A&#10;AAAAAAAAAQAgAAAAIwEAAGRycy9lMm9Eb2MueG1sUEsFBgAAAAAGAAYAWQEAAHMFAAAAAA==&#10;">
                <v:fill on="f" focussize="0,0"/>
                <v:stroke weight="1pt" color="#000000" joinstyle="round"/>
                <v:imagedata o:title=""/>
                <o:lock v:ext="edit" aspectratio="f"/>
                <v:textbox inset="0mm,0mm,0mm,0mm">
                  <w:txbxContent>
                    <w:p w14:paraId="51D34095">
                      <w:pPr>
                        <w:pStyle w:val="5"/>
                        <w:spacing w:before="189"/>
                        <w:rPr>
                          <w:rFonts w:ascii="Times New Roman"/>
                        </w:rPr>
                      </w:pPr>
                    </w:p>
                    <w:p w14:paraId="22A72726">
                      <w:pPr>
                        <w:spacing w:before="0"/>
                        <w:ind w:left="0" w:right="0" w:firstLine="0"/>
                        <w:jc w:val="center"/>
                        <w:rPr>
                          <w:rFonts w:ascii="Arial" w:hAnsi="Arial"/>
                          <w:b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sz w:val="22"/>
                        </w:rPr>
                        <w:t>PRÉ-PROJETO</w:t>
                      </w:r>
                      <w:r>
                        <w:rPr>
                          <w:rFonts w:ascii="Arial" w:hAnsi="Arial"/>
                          <w:b/>
                          <w:spacing w:val="-15"/>
                          <w:sz w:val="2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22"/>
                        </w:rPr>
                        <w:t>2026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43F2C8A">
      <w:pPr>
        <w:pStyle w:val="5"/>
        <w:spacing w:before="195"/>
        <w:rPr>
          <w:rFonts w:ascii="Times New Roman"/>
          <w:sz w:val="20"/>
        </w:rPr>
      </w:pPr>
    </w:p>
    <w:tbl>
      <w:tblPr>
        <w:tblStyle w:val="4"/>
        <w:tblW w:w="0" w:type="auto"/>
        <w:tblInd w:w="16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60"/>
      </w:tblGrid>
      <w:tr w14:paraId="4CA36D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9060" w:type="dxa"/>
          </w:tcPr>
          <w:p w14:paraId="011E81F6">
            <w:pPr>
              <w:pStyle w:val="8"/>
              <w:tabs>
                <w:tab w:val="left" w:pos="2954"/>
              </w:tabs>
              <w:spacing w:before="118" w:line="259" w:lineRule="auto"/>
              <w:ind w:right="3040"/>
              <w:rPr>
                <w:sz w:val="22"/>
              </w:rPr>
            </w:pPr>
            <w:r>
              <w:rPr>
                <w:spacing w:val="-2"/>
                <w:sz w:val="22"/>
              </w:rPr>
              <w:t>NOME: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Angelo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Daniel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Souza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Saldanha </w:t>
            </w:r>
            <w:r>
              <w:rPr>
                <w:spacing w:val="-4"/>
                <w:sz w:val="22"/>
              </w:rPr>
              <w:t>Nº04</w:t>
            </w:r>
          </w:p>
        </w:tc>
      </w:tr>
      <w:tr w14:paraId="4112F7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9060" w:type="dxa"/>
          </w:tcPr>
          <w:p w14:paraId="6F87E67B">
            <w:pPr>
              <w:pStyle w:val="8"/>
              <w:tabs>
                <w:tab w:val="left" w:pos="7841"/>
              </w:tabs>
              <w:spacing w:before="119"/>
              <w:rPr>
                <w:sz w:val="22"/>
              </w:rPr>
            </w:pPr>
            <w:r>
              <w:rPr>
                <w:sz w:val="22"/>
              </w:rPr>
              <w:t>NOME:</w:t>
            </w:r>
            <w:r>
              <w:rPr>
                <w:spacing w:val="-4"/>
                <w:sz w:val="22"/>
              </w:rPr>
              <w:t xml:space="preserve"> </w:t>
            </w:r>
            <w:ins w:id="0" w:author="apare" w:date="2026-03-19T11:39:37Z">
              <w:r>
                <w:rPr>
                  <w:rFonts w:hint="default"/>
                  <w:spacing w:val="-4"/>
                  <w:sz w:val="22"/>
                  <w:lang w:val="pt-BR"/>
                </w:rPr>
                <w:t>H</w:t>
              </w:r>
            </w:ins>
            <w:del w:id="1" w:author="apare" w:date="2026-03-19T11:39:36Z">
              <w:r>
                <w:rPr>
                  <w:sz w:val="22"/>
                </w:rPr>
                <w:delText>h</w:delText>
              </w:r>
            </w:del>
            <w:r>
              <w:rPr>
                <w:sz w:val="22"/>
              </w:rPr>
              <w:t>eber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freitas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Nº13</w:t>
            </w:r>
          </w:p>
        </w:tc>
      </w:tr>
      <w:tr w14:paraId="5901D6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9060" w:type="dxa"/>
          </w:tcPr>
          <w:p w14:paraId="4BCE3289">
            <w:pPr>
              <w:pStyle w:val="8"/>
              <w:spacing w:before="127"/>
              <w:rPr>
                <w:sz w:val="22"/>
              </w:rPr>
            </w:pPr>
            <w:r>
              <w:rPr>
                <w:sz w:val="22"/>
              </w:rPr>
              <w:t>TELEFONE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(S)</w:t>
            </w:r>
          </w:p>
        </w:tc>
      </w:tr>
      <w:tr w14:paraId="40B10E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9060" w:type="dxa"/>
          </w:tcPr>
          <w:p w14:paraId="3788EA1C">
            <w:pPr>
              <w:pStyle w:val="8"/>
              <w:spacing w:before="115"/>
              <w:rPr>
                <w:sz w:val="22"/>
              </w:rPr>
            </w:pPr>
            <w:r>
              <w:rPr>
                <w:sz w:val="22"/>
              </w:rPr>
              <w:t>E-MAIL</w:t>
            </w:r>
            <w:r>
              <w:rPr>
                <w:spacing w:val="-6"/>
                <w:sz w:val="22"/>
              </w:rPr>
              <w:t xml:space="preserve"> </w:t>
            </w:r>
            <w:r>
              <w:fldChar w:fldCharType="begin"/>
            </w:r>
            <w:r>
              <w:instrText xml:space="preserve"> HYPERLINK "mailto:angelo.saldanha@escola.pr.gov.br" \h </w:instrText>
            </w:r>
            <w:r>
              <w:fldChar w:fldCharType="separate"/>
            </w:r>
            <w:ins w:id="2" w:author="apare" w:date="2026-03-19T11:39:41Z">
              <w:r>
                <w:rPr>
                  <w:rFonts w:hint="default"/>
                  <w:lang w:val="pt-BR"/>
                </w:rPr>
                <w:t>A</w:t>
              </w:r>
            </w:ins>
            <w:del w:id="3" w:author="apare" w:date="2026-03-19T11:39:40Z">
              <w:r>
                <w:rPr>
                  <w:spacing w:val="-2"/>
                  <w:sz w:val="22"/>
                </w:rPr>
                <w:delText>a</w:delText>
              </w:r>
            </w:del>
            <w:r>
              <w:rPr>
                <w:spacing w:val="-2"/>
                <w:sz w:val="22"/>
              </w:rPr>
              <w:t>ngelo.saldanha@escola.pr.gov.br</w:t>
            </w:r>
            <w:r>
              <w:rPr>
                <w:spacing w:val="-2"/>
                <w:sz w:val="22"/>
              </w:rPr>
              <w:fldChar w:fldCharType="end"/>
            </w:r>
          </w:p>
        </w:tc>
      </w:tr>
      <w:tr w14:paraId="21F8B9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9060" w:type="dxa"/>
          </w:tcPr>
          <w:p w14:paraId="2B6613CD">
            <w:pPr>
              <w:pStyle w:val="8"/>
              <w:spacing w:before="123"/>
              <w:rPr>
                <w:sz w:val="22"/>
              </w:rPr>
            </w:pPr>
            <w:r>
              <w:rPr>
                <w:sz w:val="22"/>
              </w:rPr>
              <w:t>CURSO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analise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sistemas</w:t>
            </w:r>
          </w:p>
        </w:tc>
      </w:tr>
      <w:tr w14:paraId="213AC0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9060" w:type="dxa"/>
          </w:tcPr>
          <w:p w14:paraId="7FA857DF">
            <w:pPr>
              <w:pStyle w:val="8"/>
              <w:spacing w:before="131"/>
              <w:rPr>
                <w:sz w:val="22"/>
              </w:rPr>
            </w:pPr>
            <w:r>
              <w:rPr>
                <w:spacing w:val="-2"/>
                <w:sz w:val="22"/>
              </w:rPr>
              <w:t>TURMA:3C</w:t>
            </w:r>
          </w:p>
        </w:tc>
      </w:tr>
    </w:tbl>
    <w:p w14:paraId="40A5E851">
      <w:pPr>
        <w:pStyle w:val="5"/>
        <w:spacing w:before="180"/>
        <w:rPr>
          <w:rFonts w:ascii="Times New Roman"/>
        </w:rPr>
      </w:pPr>
    </w:p>
    <w:p w14:paraId="19228B80">
      <w:pPr>
        <w:pStyle w:val="2"/>
        <w:spacing w:line="259" w:lineRule="auto"/>
        <w:ind w:left="142"/>
      </w:pPr>
      <w:r>
        <w:t>ALUNO(s)</w:t>
      </w:r>
      <w:r>
        <w:rPr>
          <w:spacing w:val="-6"/>
        </w:rPr>
        <w:t xml:space="preserve"> </w:t>
      </w:r>
      <w:r>
        <w:t>É</w:t>
      </w:r>
      <w:r>
        <w:rPr>
          <w:spacing w:val="-6"/>
        </w:rPr>
        <w:t xml:space="preserve"> </w:t>
      </w:r>
      <w:r>
        <w:t>OBRIGATÓRIO</w:t>
      </w:r>
      <w:r>
        <w:rPr>
          <w:spacing w:val="-6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ANEXO</w:t>
      </w:r>
      <w:r>
        <w:rPr>
          <w:spacing w:val="-6"/>
        </w:rPr>
        <w:t xml:space="preserve"> </w:t>
      </w:r>
      <w:r>
        <w:t>AO</w:t>
      </w:r>
      <w:r>
        <w:rPr>
          <w:spacing w:val="-6"/>
        </w:rPr>
        <w:t xml:space="preserve"> </w:t>
      </w:r>
      <w:r>
        <w:t>PRÉ-PROJETO,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MÍNIMO</w:t>
      </w:r>
      <w:r>
        <w:rPr>
          <w:spacing w:val="-6"/>
        </w:rPr>
        <w:t xml:space="preserve"> </w:t>
      </w:r>
      <w:r>
        <w:t>UMA</w:t>
      </w:r>
      <w:r>
        <w:rPr>
          <w:spacing w:val="-6"/>
        </w:rPr>
        <w:t xml:space="preserve"> </w:t>
      </w:r>
      <w:r>
        <w:t>TELA</w:t>
      </w:r>
      <w:r>
        <w:rPr>
          <w:spacing w:val="-6"/>
        </w:rPr>
        <w:t xml:space="preserve"> </w:t>
      </w:r>
      <w:r>
        <w:t>DE INTERFACE (TELA PRINCIPAL) JUNTO AO PROJETO.</w:t>
      </w:r>
    </w:p>
    <w:p w14:paraId="302923BE">
      <w:pPr>
        <w:pStyle w:val="5"/>
        <w:rPr>
          <w:rFonts w:hint="default" w:ascii="Arial"/>
          <w:b/>
          <w:lang w:val="pt-BR"/>
        </w:rPr>
      </w:pPr>
      <w:ins w:id="4" w:author="apare" w:date="2026-03-19T11:40:21Z">
        <w:r>
          <w:rPr>
            <w:rFonts w:hint="default" w:ascii="Arial"/>
            <w:b/>
            <w:lang w:val="pt-BR"/>
          </w:rPr>
          <w:t>IN</w:t>
        </w:r>
      </w:ins>
      <w:ins w:id="5" w:author="apare" w:date="2026-03-19T11:40:22Z">
        <w:r>
          <w:rPr>
            <w:rFonts w:hint="default" w:ascii="Arial"/>
            <w:b/>
            <w:lang w:val="pt-BR"/>
          </w:rPr>
          <w:t>SERI</w:t>
        </w:r>
      </w:ins>
      <w:ins w:id="6" w:author="apare" w:date="2026-03-19T11:40:23Z">
        <w:r>
          <w:rPr>
            <w:rFonts w:hint="default" w:ascii="Arial"/>
            <w:b/>
            <w:lang w:val="pt-BR"/>
          </w:rPr>
          <w:t>R</w:t>
        </w:r>
      </w:ins>
      <w:ins w:id="7" w:author="apare" w:date="2026-03-19T11:40:24Z">
        <w:r>
          <w:rPr>
            <w:rFonts w:hint="default" w:ascii="Arial"/>
            <w:b/>
            <w:lang w:val="pt-BR"/>
          </w:rPr>
          <w:t xml:space="preserve"> </w:t>
        </w:r>
      </w:ins>
      <w:ins w:id="8" w:author="apare" w:date="2026-03-19T11:40:27Z">
        <w:r>
          <w:rPr>
            <w:rFonts w:hint="default" w:ascii="Arial"/>
            <w:b/>
            <w:lang w:val="pt-BR"/>
          </w:rPr>
          <w:t>A P</w:t>
        </w:r>
      </w:ins>
      <w:ins w:id="9" w:author="apare" w:date="2026-03-19T11:40:28Z">
        <w:r>
          <w:rPr>
            <w:rFonts w:hint="default" w:ascii="Arial"/>
            <w:b/>
            <w:lang w:val="pt-BR"/>
          </w:rPr>
          <w:t>RIME</w:t>
        </w:r>
      </w:ins>
      <w:ins w:id="10" w:author="apare" w:date="2026-03-19T11:40:29Z">
        <w:r>
          <w:rPr>
            <w:rFonts w:hint="default" w:ascii="Arial"/>
            <w:b/>
            <w:lang w:val="pt-BR"/>
          </w:rPr>
          <w:t xml:space="preserve">IRA </w:t>
        </w:r>
      </w:ins>
      <w:ins w:id="11" w:author="apare" w:date="2026-03-19T11:40:30Z">
        <w:r>
          <w:rPr>
            <w:rFonts w:hint="default" w:ascii="Arial"/>
            <w:b/>
            <w:lang w:val="pt-BR"/>
          </w:rPr>
          <w:t xml:space="preserve">TELA </w:t>
        </w:r>
      </w:ins>
      <w:ins w:id="12" w:author="apare" w:date="2026-03-19T11:40:31Z">
        <w:r>
          <w:rPr>
            <w:rFonts w:hint="default" w:ascii="Arial"/>
            <w:b/>
            <w:lang w:val="pt-BR"/>
          </w:rPr>
          <w:t>DO PR</w:t>
        </w:r>
      </w:ins>
      <w:ins w:id="13" w:author="apare" w:date="2026-03-19T11:40:32Z">
        <w:r>
          <w:rPr>
            <w:rFonts w:hint="default" w:ascii="Arial"/>
            <w:b/>
            <w:lang w:val="pt-BR"/>
          </w:rPr>
          <w:t>OJETO</w:t>
        </w:r>
      </w:ins>
    </w:p>
    <w:p w14:paraId="64D8A6E9">
      <w:pPr>
        <w:pStyle w:val="5"/>
        <w:spacing w:before="87"/>
        <w:rPr>
          <w:rFonts w:ascii="Arial"/>
          <w:b/>
        </w:rPr>
      </w:pPr>
    </w:p>
    <w:p w14:paraId="1CDAF5DE">
      <w:pPr>
        <w:spacing w:before="0"/>
        <w:ind w:left="142" w:right="0" w:firstLine="0"/>
        <w:jc w:val="left"/>
        <w:rPr>
          <w:sz w:val="22"/>
        </w:rPr>
      </w:pPr>
      <w:r>
        <w:rPr>
          <w:spacing w:val="-2"/>
          <w:sz w:val="22"/>
        </w:rPr>
        <w:t>TITULO</w:t>
      </w:r>
    </w:p>
    <w:p w14:paraId="50B97CBB">
      <w:pPr>
        <w:pStyle w:val="5"/>
        <w:spacing w:before="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1085850</wp:posOffset>
                </wp:positionH>
                <wp:positionV relativeFrom="paragraph">
                  <wp:posOffset>117475</wp:posOffset>
                </wp:positionV>
                <wp:extent cx="5753100" cy="330200"/>
                <wp:effectExtent l="0" t="0" r="0" b="0"/>
                <wp:wrapTopAndBottom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3302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EECD2A">
                            <w:pPr>
                              <w:pStyle w:val="5"/>
                              <w:spacing w:before="119"/>
                              <w:ind w:left="85"/>
                            </w:pPr>
                            <w:r>
                              <w:t>concessionaria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Mist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Zip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85.5pt;margin-top:9.25pt;height:26pt;width:453pt;mso-position-horizontal-relative:page;mso-wrap-distance-bottom:0pt;mso-wrap-distance-top:0pt;z-index:-251653120;mso-width-relative:page;mso-height-relative:page;" filled="f" stroked="t" coordsize="21600,21600" o:gfxdata="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Ngx863YAAAACgEAAA8A&#10;AAAAAAAAAQAgAAAAIgAAAGRycy9kb3ducmV2LnhtbFBLAQIUABQAAAAIAIdO4kD+eDUb3gEAANgD&#10;AAAOAAAAAAAAAAEAIAAAACcBAABkcnMvZTJvRG9jLnhtbFBLBQYAAAAABgAGAFkBAAB3BQAAAAA=&#10;">
                <v:fill on="f" focussize="0,0"/>
                <v:stroke weight="1pt" color="#000000" joinstyle="round"/>
                <v:imagedata o:title=""/>
                <o:lock v:ext="edit" aspectratio="f"/>
                <v:textbox inset="0mm,0mm,0mm,0mm">
                  <w:txbxContent>
                    <w:p w14:paraId="41EECD2A">
                      <w:pPr>
                        <w:pStyle w:val="5"/>
                        <w:spacing w:before="119"/>
                        <w:ind w:left="85"/>
                      </w:pPr>
                      <w:r>
                        <w:t>concessionaria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Mist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Zip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E1EBE60">
      <w:pPr>
        <w:pStyle w:val="5"/>
        <w:spacing w:before="197"/>
      </w:pPr>
      <w:bookmarkStart w:id="0" w:name="_GoBack"/>
      <w:bookmarkEnd w:id="0"/>
    </w:p>
    <w:p w14:paraId="47DA6E78">
      <w:pPr>
        <w:spacing w:before="0"/>
        <w:ind w:left="142" w:right="0" w:firstLine="0"/>
        <w:jc w:val="left"/>
        <w:rPr>
          <w:sz w:val="22"/>
        </w:rPr>
      </w:pPr>
      <w:r>
        <w:rPr>
          <w:spacing w:val="-2"/>
          <w:sz w:val="22"/>
        </w:rPr>
        <w:t>INTRODUÇÃO</w:t>
      </w:r>
    </w:p>
    <w:p w14:paraId="0E95BBAA">
      <w:pPr>
        <w:pStyle w:val="5"/>
        <w:spacing w:before="5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1085850</wp:posOffset>
                </wp:positionH>
                <wp:positionV relativeFrom="paragraph">
                  <wp:posOffset>112395</wp:posOffset>
                </wp:positionV>
                <wp:extent cx="5753100" cy="2540000"/>
                <wp:effectExtent l="0" t="0" r="0" b="0"/>
                <wp:wrapTopAndBottom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25400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1252BF">
                            <w:pPr>
                              <w:pStyle w:val="5"/>
                              <w:spacing w:before="8" w:line="360" w:lineRule="auto"/>
                              <w:ind w:left="0" w:right="158" w:firstLine="0"/>
                              <w:jc w:val="both"/>
                              <w:rPr>
                                <w:rFonts w:ascii="Arial" w:hAnsi="Arial" w:cs="Arial"/>
                                <w:rPrChange w:id="15" w:author="apare" w:date="2026-03-19T11:39:28Z">
                                  <w:rPr/>
                                </w:rPrChange>
                              </w:rPr>
                              <w:pPrChange w:id="14" w:author="apare" w:date="2026-03-19T11:38:48Z">
                                <w:pPr>
                                  <w:pStyle w:val="5"/>
                                  <w:spacing w:before="8" w:line="259" w:lineRule="auto"/>
                                  <w:ind w:left="85" w:right="158" w:firstLine="61"/>
                                </w:pPr>
                              </w:pPrChange>
                            </w:pPr>
                            <w:r>
                              <w:rPr>
                                <w:rFonts w:ascii="Arial" w:hAnsi="Arial" w:cs="Arial"/>
                                <w:rPrChange w:id="16" w:author="apare" w:date="2026-03-19T11:39:28Z">
                                  <w:rPr/>
                                </w:rPrChange>
                              </w:rPr>
                              <w:t>Seja</w:t>
                            </w:r>
                            <w:r>
                              <w:rPr>
                                <w:rFonts w:ascii="Arial" w:hAnsi="Arial" w:cs="Arial"/>
                                <w:spacing w:val="-4"/>
                                <w:rPrChange w:id="17" w:author="apare" w:date="2026-03-19T11:39:28Z">
                                  <w:rPr>
                                    <w:spacing w:val="-4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18" w:author="apare" w:date="2026-03-19T11:39:28Z">
                                  <w:rPr/>
                                </w:rPrChange>
                              </w:rPr>
                              <w:t>bem-vindo</w:t>
                            </w:r>
                            <w:r>
                              <w:rPr>
                                <w:rFonts w:ascii="Arial" w:hAnsi="Arial" w:cs="Arial"/>
                                <w:spacing w:val="-4"/>
                                <w:rPrChange w:id="19" w:author="apare" w:date="2026-03-19T11:39:28Z">
                                  <w:rPr>
                                    <w:spacing w:val="-4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20" w:author="apare" w:date="2026-03-19T11:39:28Z">
                                  <w:rPr/>
                                </w:rPrChange>
                              </w:rPr>
                              <w:t>à</w:t>
                            </w:r>
                            <w:r>
                              <w:rPr>
                                <w:rFonts w:ascii="Arial" w:hAnsi="Arial" w:cs="Arial"/>
                                <w:spacing w:val="-4"/>
                                <w:rPrChange w:id="21" w:author="apare" w:date="2026-03-19T11:39:28Z">
                                  <w:rPr>
                                    <w:spacing w:val="-4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22" w:author="apare" w:date="2026-03-19T11:39:28Z">
                                  <w:rPr/>
                                </w:rPrChange>
                              </w:rPr>
                              <w:t>Mist</w:t>
                            </w:r>
                            <w:r>
                              <w:rPr>
                                <w:rFonts w:ascii="Arial" w:hAnsi="Arial" w:cs="Arial"/>
                                <w:spacing w:val="-4"/>
                                <w:rPrChange w:id="23" w:author="apare" w:date="2026-03-19T11:39:28Z">
                                  <w:rPr>
                                    <w:spacing w:val="-4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24" w:author="apare" w:date="2026-03-19T11:39:28Z">
                                  <w:rPr/>
                                </w:rPrChange>
                              </w:rPr>
                              <w:t>Zip,</w:t>
                            </w:r>
                            <w:r>
                              <w:rPr>
                                <w:rFonts w:ascii="Arial" w:hAnsi="Arial" w:cs="Arial"/>
                                <w:spacing w:val="-4"/>
                                <w:rPrChange w:id="25" w:author="apare" w:date="2026-03-19T11:39:28Z">
                                  <w:rPr>
                                    <w:spacing w:val="-4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26" w:author="apare" w:date="2026-03-19T11:39:28Z">
                                  <w:rPr/>
                                </w:rPrChange>
                              </w:rPr>
                              <w:t>uma</w:t>
                            </w:r>
                            <w:r>
                              <w:rPr>
                                <w:rFonts w:ascii="Arial" w:hAnsi="Arial" w:cs="Arial"/>
                                <w:spacing w:val="-4"/>
                                <w:rPrChange w:id="27" w:author="apare" w:date="2026-03-19T11:39:28Z">
                                  <w:rPr>
                                    <w:spacing w:val="-4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28" w:author="apare" w:date="2026-03-19T11:39:28Z">
                                  <w:rPr/>
                                </w:rPrChange>
                              </w:rPr>
                              <w:t>concessionária</w:t>
                            </w:r>
                            <w:r>
                              <w:rPr>
                                <w:rFonts w:ascii="Arial" w:hAnsi="Arial" w:cs="Arial"/>
                                <w:spacing w:val="-4"/>
                                <w:rPrChange w:id="29" w:author="apare" w:date="2026-03-19T11:39:28Z">
                                  <w:rPr>
                                    <w:spacing w:val="-4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30" w:author="apare" w:date="2026-03-19T11:39:28Z">
                                  <w:rPr/>
                                </w:rPrChange>
                              </w:rPr>
                              <w:t>concebida</w:t>
                            </w:r>
                            <w:r>
                              <w:rPr>
                                <w:rFonts w:ascii="Arial" w:hAnsi="Arial" w:cs="Arial"/>
                                <w:spacing w:val="-4"/>
                                <w:rPrChange w:id="31" w:author="apare" w:date="2026-03-19T11:39:28Z">
                                  <w:rPr>
                                    <w:spacing w:val="-4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32" w:author="apare" w:date="2026-03-19T11:39:28Z">
                                  <w:rPr/>
                                </w:rPrChange>
                              </w:rPr>
                              <w:t>para</w:t>
                            </w:r>
                            <w:r>
                              <w:rPr>
                                <w:rFonts w:ascii="Arial" w:hAnsi="Arial" w:cs="Arial"/>
                                <w:spacing w:val="-4"/>
                                <w:rPrChange w:id="33" w:author="apare" w:date="2026-03-19T11:39:28Z">
                                  <w:rPr>
                                    <w:spacing w:val="-4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34" w:author="apare" w:date="2026-03-19T11:39:28Z">
                                  <w:rPr/>
                                </w:rPrChange>
                              </w:rPr>
                              <w:t>oferecer</w:t>
                            </w:r>
                            <w:r>
                              <w:rPr>
                                <w:rFonts w:ascii="Arial" w:hAnsi="Arial" w:cs="Arial"/>
                                <w:spacing w:val="-4"/>
                                <w:rPrChange w:id="35" w:author="apare" w:date="2026-03-19T11:39:28Z">
                                  <w:rPr>
                                    <w:spacing w:val="-4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36" w:author="apare" w:date="2026-03-19T11:39:28Z">
                                  <w:rPr/>
                                </w:rPrChange>
                              </w:rPr>
                              <w:t>uma</w:t>
                            </w:r>
                            <w:r>
                              <w:rPr>
                                <w:rFonts w:ascii="Arial" w:hAnsi="Arial" w:cs="Arial"/>
                                <w:spacing w:val="-4"/>
                                <w:rPrChange w:id="37" w:author="apare" w:date="2026-03-19T11:39:28Z">
                                  <w:rPr>
                                    <w:spacing w:val="-4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38" w:author="apare" w:date="2026-03-19T11:39:28Z">
                                  <w:rPr/>
                                </w:rPrChange>
                              </w:rPr>
                              <w:t>experiência de compra incomparável, onde o conforto e a máxima qualidade se encontram em um único</w:t>
                            </w:r>
                            <w:r>
                              <w:rPr>
                                <w:rFonts w:ascii="Arial" w:hAnsi="Arial" w:cs="Arial"/>
                                <w:spacing w:val="-1"/>
                                <w:rPrChange w:id="39" w:author="apare" w:date="2026-03-19T11:39:28Z">
                                  <w:rPr>
                                    <w:spacing w:val="-1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40" w:author="apare" w:date="2026-03-19T11:39:28Z">
                                  <w:rPr/>
                                </w:rPrChange>
                              </w:rPr>
                              <w:t>destino.</w:t>
                            </w:r>
                            <w:r>
                              <w:rPr>
                                <w:rFonts w:ascii="Arial" w:hAnsi="Arial" w:cs="Arial"/>
                                <w:spacing w:val="-1"/>
                                <w:rPrChange w:id="41" w:author="apare" w:date="2026-03-19T11:39:28Z">
                                  <w:rPr>
                                    <w:spacing w:val="-1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42" w:author="apare" w:date="2026-03-19T11:39:28Z">
                                  <w:rPr/>
                                </w:rPrChange>
                              </w:rPr>
                              <w:t>Especializada</w:t>
                            </w:r>
                            <w:r>
                              <w:rPr>
                                <w:rFonts w:ascii="Arial" w:hAnsi="Arial" w:cs="Arial"/>
                                <w:spacing w:val="-1"/>
                                <w:rPrChange w:id="43" w:author="apare" w:date="2026-03-19T11:39:28Z">
                                  <w:rPr>
                                    <w:spacing w:val="-1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44" w:author="apare" w:date="2026-03-19T11:39:28Z">
                                  <w:rPr/>
                                </w:rPrChange>
                              </w:rPr>
                              <w:t>no</w:t>
                            </w:r>
                            <w:r>
                              <w:rPr>
                                <w:rFonts w:ascii="Arial" w:hAnsi="Arial" w:cs="Arial"/>
                                <w:spacing w:val="-1"/>
                                <w:rPrChange w:id="45" w:author="apare" w:date="2026-03-19T11:39:28Z">
                                  <w:rPr>
                                    <w:spacing w:val="-1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46" w:author="apare" w:date="2026-03-19T11:39:28Z">
                                  <w:rPr/>
                                </w:rPrChange>
                              </w:rPr>
                              <w:t>segmento</w:t>
                            </w:r>
                            <w:r>
                              <w:rPr>
                                <w:rFonts w:ascii="Arial" w:hAnsi="Arial" w:cs="Arial"/>
                                <w:spacing w:val="-1"/>
                                <w:rPrChange w:id="47" w:author="apare" w:date="2026-03-19T11:39:28Z">
                                  <w:rPr>
                                    <w:spacing w:val="-1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48" w:author="apare" w:date="2026-03-19T11:39:28Z">
                                  <w:rPr/>
                                </w:rPrChange>
                              </w:rPr>
                              <w:t>de</w:t>
                            </w:r>
                            <w:r>
                              <w:rPr>
                                <w:rFonts w:ascii="Arial" w:hAnsi="Arial" w:cs="Arial"/>
                                <w:spacing w:val="-1"/>
                                <w:rPrChange w:id="49" w:author="apare" w:date="2026-03-19T11:39:28Z">
                                  <w:rPr>
                                    <w:spacing w:val="-1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50" w:author="apare" w:date="2026-03-19T11:39:28Z">
                                  <w:rPr/>
                                </w:rPrChange>
                              </w:rPr>
                              <w:t>carros</w:t>
                            </w:r>
                            <w:r>
                              <w:rPr>
                                <w:rFonts w:ascii="Arial" w:hAnsi="Arial" w:cs="Arial"/>
                                <w:spacing w:val="-1"/>
                                <w:rPrChange w:id="51" w:author="apare" w:date="2026-03-19T11:39:28Z">
                                  <w:rPr>
                                    <w:spacing w:val="-1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52" w:author="apare" w:date="2026-03-19T11:39:28Z">
                                  <w:rPr/>
                                </w:rPrChange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spacing w:val="-1"/>
                                <w:rPrChange w:id="53" w:author="apare" w:date="2026-03-19T11:39:28Z">
                                  <w:rPr>
                                    <w:spacing w:val="-1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54" w:author="apare" w:date="2026-03-19T11:39:28Z">
                                  <w:rPr/>
                                </w:rPrChange>
                              </w:rPr>
                              <w:t>motos</w:t>
                            </w:r>
                            <w:r>
                              <w:rPr>
                                <w:rFonts w:ascii="Arial" w:hAnsi="Arial" w:cs="Arial"/>
                                <w:spacing w:val="-1"/>
                                <w:rPrChange w:id="55" w:author="apare" w:date="2026-03-19T11:39:28Z">
                                  <w:rPr>
                                    <w:spacing w:val="-1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56" w:author="apare" w:date="2026-03-19T11:39:28Z">
                                  <w:rPr/>
                                </w:rPrChange>
                              </w:rPr>
                              <w:t>de</w:t>
                            </w:r>
                            <w:r>
                              <w:rPr>
                                <w:rFonts w:ascii="Arial" w:hAnsi="Arial" w:cs="Arial"/>
                                <w:spacing w:val="-1"/>
                                <w:rPrChange w:id="57" w:author="apare" w:date="2026-03-19T11:39:28Z">
                                  <w:rPr>
                                    <w:spacing w:val="-1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58" w:author="apare" w:date="2026-03-19T11:39:28Z">
                                  <w:rPr/>
                                </w:rPrChange>
                              </w:rPr>
                              <w:t>luxo,</w:t>
                            </w:r>
                            <w:r>
                              <w:rPr>
                                <w:rFonts w:ascii="Arial" w:hAnsi="Arial" w:cs="Arial"/>
                                <w:spacing w:val="-1"/>
                                <w:rPrChange w:id="59" w:author="apare" w:date="2026-03-19T11:39:28Z">
                                  <w:rPr>
                                    <w:spacing w:val="-1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60" w:author="apare" w:date="2026-03-19T11:39:28Z">
                                  <w:rPr/>
                                </w:rPrChange>
                              </w:rPr>
                              <w:t>nossa</w:t>
                            </w:r>
                            <w:r>
                              <w:rPr>
                                <w:rFonts w:ascii="Arial" w:hAnsi="Arial" w:cs="Arial"/>
                                <w:spacing w:val="-1"/>
                                <w:rPrChange w:id="61" w:author="apare" w:date="2026-03-19T11:39:28Z">
                                  <w:rPr>
                                    <w:spacing w:val="-1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62" w:author="apare" w:date="2026-03-19T11:39:28Z">
                                  <w:rPr/>
                                </w:rPrChange>
                              </w:rPr>
                              <w:t>empresa</w:t>
                            </w:r>
                            <w:r>
                              <w:rPr>
                                <w:rFonts w:ascii="Arial" w:hAnsi="Arial" w:cs="Arial"/>
                                <w:spacing w:val="-1"/>
                                <w:rPrChange w:id="63" w:author="apare" w:date="2026-03-19T11:39:28Z">
                                  <w:rPr>
                                    <w:spacing w:val="-1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64" w:author="apare" w:date="2026-03-19T11:39:28Z">
                                  <w:rPr/>
                                </w:rPrChange>
                              </w:rPr>
                              <w:t>tem como missão fundamental entregar um atendimento acolhedor e exclusivo, priorizando sempre a segurança em cada detalhe. Ao escolher um veículo em nosso portfólio — seja ele novo ou seminovo — você não adquire apenas um meio de transporte, mas sim a tranquilidade de um investimento garantido e a certeza de um negócio excepcional.</w:t>
                            </w:r>
                          </w:p>
                          <w:p w14:paraId="44F46E28">
                            <w:pPr>
                              <w:pStyle w:val="5"/>
                              <w:spacing w:line="360" w:lineRule="auto"/>
                              <w:ind w:left="0" w:right="158"/>
                              <w:jc w:val="both"/>
                              <w:rPr>
                                <w:ins w:id="66" w:author="apare" w:date="2026-03-19T11:39:11Z"/>
                                <w:rFonts w:hint="default" w:ascii="Arial" w:hAnsi="Arial" w:cs="Arial"/>
                                <w:lang w:val="pt-BR"/>
                                <w:rPrChange w:id="67" w:author="apare" w:date="2026-03-19T11:39:28Z">
                                  <w:rPr>
                                    <w:ins w:id="68" w:author="apare" w:date="2026-03-19T11:39:11Z"/>
                                    <w:rFonts w:hint="default"/>
                                    <w:lang w:val="pt-BR"/>
                                  </w:rPr>
                                </w:rPrChange>
                              </w:rPr>
                              <w:pPrChange w:id="65" w:author="apare" w:date="2026-03-19T11:38:57Z">
                                <w:pPr>
                                  <w:pStyle w:val="5"/>
                                  <w:spacing w:line="259" w:lineRule="auto"/>
                                  <w:ind w:left="85" w:right="158"/>
                                </w:pPr>
                              </w:pPrChange>
                            </w:pPr>
                            <w:r>
                              <w:rPr>
                                <w:rFonts w:ascii="Arial" w:hAnsi="Arial" w:cs="Arial"/>
                                <w:rPrChange w:id="69" w:author="apare" w:date="2026-03-19T11:39:28Z">
                                  <w:rPr/>
                                </w:rPrChange>
                              </w:rPr>
                              <w:t>Consolidada como líder no mercado, a Mist Zip destaca-se pelo profundo respeito às necessidades de nossos clientes, aliando educação e eficiência em todas as etapas da jornada. Como prova do nosso compromisso com a sua satisfação, oferecemos um ano de</w:t>
                            </w:r>
                            <w:r>
                              <w:rPr>
                                <w:rFonts w:ascii="Arial" w:hAnsi="Arial" w:cs="Arial"/>
                                <w:spacing w:val="-4"/>
                                <w:rPrChange w:id="70" w:author="apare" w:date="2026-03-19T11:39:28Z">
                                  <w:rPr>
                                    <w:spacing w:val="-4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71" w:author="apare" w:date="2026-03-19T11:39:28Z">
                                  <w:rPr/>
                                </w:rPrChange>
                              </w:rPr>
                              <w:t>garantia</w:t>
                            </w:r>
                            <w:r>
                              <w:rPr>
                                <w:rFonts w:ascii="Arial" w:hAnsi="Arial" w:cs="Arial"/>
                                <w:spacing w:val="-4"/>
                                <w:rPrChange w:id="72" w:author="apare" w:date="2026-03-19T11:39:28Z">
                                  <w:rPr>
                                    <w:spacing w:val="-4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73" w:author="apare" w:date="2026-03-19T11:39:28Z">
                                  <w:rPr/>
                                </w:rPrChange>
                              </w:rPr>
                              <w:t>em</w:t>
                            </w:r>
                            <w:r>
                              <w:rPr>
                                <w:rFonts w:ascii="Arial" w:hAnsi="Arial" w:cs="Arial"/>
                                <w:spacing w:val="-4"/>
                                <w:rPrChange w:id="74" w:author="apare" w:date="2026-03-19T11:39:28Z">
                                  <w:rPr>
                                    <w:spacing w:val="-4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75" w:author="apare" w:date="2026-03-19T11:39:28Z">
                                  <w:rPr/>
                                </w:rPrChange>
                              </w:rPr>
                              <w:t>sua</w:t>
                            </w:r>
                            <w:r>
                              <w:rPr>
                                <w:rFonts w:ascii="Arial" w:hAnsi="Arial" w:cs="Arial"/>
                                <w:spacing w:val="-4"/>
                                <w:rPrChange w:id="76" w:author="apare" w:date="2026-03-19T11:39:28Z">
                                  <w:rPr>
                                    <w:spacing w:val="-4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77" w:author="apare" w:date="2026-03-19T11:39:28Z">
                                  <w:rPr/>
                                </w:rPrChange>
                              </w:rPr>
                              <w:t>aquisição,</w:t>
                            </w:r>
                            <w:r>
                              <w:rPr>
                                <w:rFonts w:ascii="Arial" w:hAnsi="Arial" w:cs="Arial"/>
                                <w:spacing w:val="-4"/>
                                <w:rPrChange w:id="78" w:author="apare" w:date="2026-03-19T11:39:28Z">
                                  <w:rPr>
                                    <w:spacing w:val="-4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79" w:author="apare" w:date="2026-03-19T11:39:28Z">
                                  <w:rPr/>
                                </w:rPrChange>
                              </w:rPr>
                              <w:t>proporcionando</w:t>
                            </w:r>
                            <w:r>
                              <w:rPr>
                                <w:rFonts w:ascii="Arial" w:hAnsi="Arial" w:cs="Arial"/>
                                <w:spacing w:val="-4"/>
                                <w:rPrChange w:id="80" w:author="apare" w:date="2026-03-19T11:39:28Z">
                                  <w:rPr>
                                    <w:spacing w:val="-4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81" w:author="apare" w:date="2026-03-19T11:39:28Z">
                                  <w:rPr/>
                                </w:rPrChange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spacing w:val="-4"/>
                                <w:rPrChange w:id="82" w:author="apare" w:date="2026-03-19T11:39:28Z">
                                  <w:rPr>
                                    <w:spacing w:val="-4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83" w:author="apare" w:date="2026-03-19T11:39:28Z">
                                  <w:rPr/>
                                </w:rPrChange>
                              </w:rPr>
                              <w:t>calma</w:t>
                            </w:r>
                            <w:r>
                              <w:rPr>
                                <w:rFonts w:ascii="Arial" w:hAnsi="Arial" w:cs="Arial"/>
                                <w:spacing w:val="-4"/>
                                <w:rPrChange w:id="84" w:author="apare" w:date="2026-03-19T11:39:28Z">
                                  <w:rPr>
                                    <w:spacing w:val="-4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85" w:author="apare" w:date="2026-03-19T11:39:28Z">
                                  <w:rPr/>
                                </w:rPrChange>
                              </w:rPr>
                              <w:t>necessária</w:t>
                            </w:r>
                            <w:r>
                              <w:rPr>
                                <w:rFonts w:ascii="Arial" w:hAnsi="Arial" w:cs="Arial"/>
                                <w:spacing w:val="-4"/>
                                <w:rPrChange w:id="86" w:author="apare" w:date="2026-03-19T11:39:28Z">
                                  <w:rPr>
                                    <w:spacing w:val="-4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87" w:author="apare" w:date="2026-03-19T11:39:28Z">
                                  <w:rPr/>
                                </w:rPrChange>
                              </w:rPr>
                              <w:t>para</w:t>
                            </w:r>
                            <w:r>
                              <w:rPr>
                                <w:rFonts w:ascii="Arial" w:hAnsi="Arial" w:cs="Arial"/>
                                <w:spacing w:val="-4"/>
                                <w:rPrChange w:id="88" w:author="apare" w:date="2026-03-19T11:39:28Z">
                                  <w:rPr>
                                    <w:spacing w:val="-4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89" w:author="apare" w:date="2026-03-19T11:39:28Z">
                                  <w:rPr/>
                                </w:rPrChange>
                              </w:rPr>
                              <w:t>você</w:t>
                            </w:r>
                            <w:r>
                              <w:rPr>
                                <w:rFonts w:ascii="Arial" w:hAnsi="Arial" w:cs="Arial"/>
                                <w:spacing w:val="-4"/>
                                <w:rPrChange w:id="90" w:author="apare" w:date="2026-03-19T11:39:28Z">
                                  <w:rPr>
                                    <w:spacing w:val="-4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91" w:author="apare" w:date="2026-03-19T11:39:28Z">
                                  <w:rPr/>
                                </w:rPrChange>
                              </w:rPr>
                              <w:t>desfrutar</w:t>
                            </w:r>
                            <w:r>
                              <w:rPr>
                                <w:rFonts w:ascii="Arial" w:hAnsi="Arial" w:cs="Arial"/>
                                <w:spacing w:val="-4"/>
                                <w:rPrChange w:id="92" w:author="apare" w:date="2026-03-19T11:39:28Z">
                                  <w:rPr>
                                    <w:spacing w:val="-4"/>
                                  </w:rPr>
                                </w:rPrChange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rPrChange w:id="93" w:author="apare" w:date="2026-03-19T11:39:28Z">
                                  <w:rPr/>
                                </w:rPrChange>
                              </w:rPr>
                              <w:t>de sua</w:t>
                            </w:r>
                            <w:ins w:id="94" w:author="apare" w:date="2026-03-19T11:39:11Z">
                              <w:r>
                                <w:rPr>
                                  <w:rFonts w:hint="default" w:ascii="Arial" w:hAnsi="Arial" w:cs="Arial"/>
                                  <w:lang w:val="pt-BR"/>
                                  <w:rPrChange w:id="95" w:author="apare" w:date="2026-03-19T11:39:28Z">
                                    <w:rPr>
                                      <w:rFonts w:hint="default"/>
                                      <w:lang w:val="pt-BR"/>
                                    </w:rPr>
                                  </w:rPrChange>
                                </w:rPr>
                                <w:t>.</w:t>
                              </w:r>
                            </w:ins>
                          </w:p>
                          <w:p w14:paraId="6F169DC5">
                            <w:pPr>
                              <w:pStyle w:val="5"/>
                              <w:spacing w:line="360" w:lineRule="auto"/>
                              <w:ind w:left="0" w:right="158"/>
                              <w:jc w:val="both"/>
                              <w:rPr>
                                <w:ins w:id="98" w:author="apare" w:date="2026-03-19T11:39:12Z"/>
                                <w:rFonts w:hint="default"/>
                                <w:lang w:val="pt-BR"/>
                              </w:rPr>
                              <w:pPrChange w:id="97" w:author="apare" w:date="2026-03-19T11:38:57Z">
                                <w:pPr>
                                  <w:pStyle w:val="5"/>
                                  <w:spacing w:line="259" w:lineRule="auto"/>
                                  <w:ind w:left="85" w:right="158"/>
                                </w:pPr>
                              </w:pPrChange>
                            </w:pPr>
                          </w:p>
                          <w:p w14:paraId="47CDAB34">
                            <w:pPr>
                              <w:pStyle w:val="5"/>
                              <w:spacing w:line="360" w:lineRule="auto"/>
                              <w:ind w:left="0" w:right="158"/>
                              <w:jc w:val="both"/>
                              <w:pPrChange w:id="99" w:author="apare" w:date="2026-03-19T11:38:57Z">
                                <w:pPr>
                                  <w:pStyle w:val="5"/>
                                  <w:spacing w:line="259" w:lineRule="auto"/>
                                  <w:ind w:left="85" w:right="158"/>
                                </w:pPr>
                              </w:pPrChange>
                            </w:pPr>
                            <w:r>
                              <w:t xml:space="preserve"> conquista sem preocupações. Com uma variedade superior a 250 modelos selecionados, convidamos você a não perder mais tempo e vir descobrir o padrão de excelência que só a Mist Zip pode oferecer.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85.5pt;margin-top:8.85pt;height:200pt;width:453pt;mso-position-horizontal-relative:page;mso-wrap-distance-bottom:0pt;mso-wrap-distance-top:0pt;z-index:-251653120;mso-width-relative:page;mso-height-relative:page;" filled="f" stroked="t" coordsize="21600,21600" o:gfxdata="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cFt1d1gAAAAsBAAAPAAAA&#10;AAAAAAEAIAAAACIAAABkcnMvZG93bnJldi54bWxQSwECFAAUAAAACACHTuJAeK+5+94BAADZAwAA&#10;DgAAAAAAAAABACAAAAAlAQAAZHJzL2Uyb0RvYy54bWxQSwUGAAAAAAYABgBZAQAAdQUAAAAA&#10;">
                <v:fill on="f" focussize="0,0"/>
                <v:stroke weight="1pt" color="#000000" joinstyle="round"/>
                <v:imagedata o:title=""/>
                <o:lock v:ext="edit" aspectratio="f"/>
                <v:textbox inset="0mm,0mm,0mm,0mm">
                  <w:txbxContent>
                    <w:p w14:paraId="0C1252BF">
                      <w:pPr>
                        <w:pStyle w:val="5"/>
                        <w:spacing w:before="8" w:line="360" w:lineRule="auto"/>
                        <w:ind w:left="0" w:right="158" w:firstLine="0"/>
                        <w:jc w:val="both"/>
                        <w:rPr>
                          <w:rFonts w:ascii="Arial" w:hAnsi="Arial" w:cs="Arial"/>
                          <w:rPrChange w:id="101" w:author="apare" w:date="2026-03-19T11:39:28Z">
                            <w:rPr/>
                          </w:rPrChange>
                        </w:rPr>
                        <w:pPrChange w:id="100" w:author="apare" w:date="2026-03-19T11:38:48Z">
                          <w:pPr>
                            <w:pStyle w:val="5"/>
                            <w:spacing w:before="8" w:line="259" w:lineRule="auto"/>
                            <w:ind w:left="85" w:right="158" w:firstLine="61"/>
                          </w:pPr>
                        </w:pPrChange>
                      </w:pPr>
                      <w:r>
                        <w:rPr>
                          <w:rFonts w:ascii="Arial" w:hAnsi="Arial" w:cs="Arial"/>
                          <w:rPrChange w:id="102" w:author="apare" w:date="2026-03-19T11:39:28Z">
                            <w:rPr/>
                          </w:rPrChange>
                        </w:rPr>
                        <w:t>Seja</w:t>
                      </w:r>
                      <w:r>
                        <w:rPr>
                          <w:rFonts w:ascii="Arial" w:hAnsi="Arial" w:cs="Arial"/>
                          <w:spacing w:val="-4"/>
                          <w:rPrChange w:id="103" w:author="apare" w:date="2026-03-19T11:39:28Z">
                            <w:rPr>
                              <w:spacing w:val="-4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04" w:author="apare" w:date="2026-03-19T11:39:28Z">
                            <w:rPr/>
                          </w:rPrChange>
                        </w:rPr>
                        <w:t>bem-vindo</w:t>
                      </w:r>
                      <w:r>
                        <w:rPr>
                          <w:rFonts w:ascii="Arial" w:hAnsi="Arial" w:cs="Arial"/>
                          <w:spacing w:val="-4"/>
                          <w:rPrChange w:id="105" w:author="apare" w:date="2026-03-19T11:39:28Z">
                            <w:rPr>
                              <w:spacing w:val="-4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06" w:author="apare" w:date="2026-03-19T11:39:28Z">
                            <w:rPr/>
                          </w:rPrChange>
                        </w:rPr>
                        <w:t>à</w:t>
                      </w:r>
                      <w:r>
                        <w:rPr>
                          <w:rFonts w:ascii="Arial" w:hAnsi="Arial" w:cs="Arial"/>
                          <w:spacing w:val="-4"/>
                          <w:rPrChange w:id="107" w:author="apare" w:date="2026-03-19T11:39:28Z">
                            <w:rPr>
                              <w:spacing w:val="-4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08" w:author="apare" w:date="2026-03-19T11:39:28Z">
                            <w:rPr/>
                          </w:rPrChange>
                        </w:rPr>
                        <w:t>Mist</w:t>
                      </w:r>
                      <w:r>
                        <w:rPr>
                          <w:rFonts w:ascii="Arial" w:hAnsi="Arial" w:cs="Arial"/>
                          <w:spacing w:val="-4"/>
                          <w:rPrChange w:id="109" w:author="apare" w:date="2026-03-19T11:39:28Z">
                            <w:rPr>
                              <w:spacing w:val="-4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10" w:author="apare" w:date="2026-03-19T11:39:28Z">
                            <w:rPr/>
                          </w:rPrChange>
                        </w:rPr>
                        <w:t>Zip,</w:t>
                      </w:r>
                      <w:r>
                        <w:rPr>
                          <w:rFonts w:ascii="Arial" w:hAnsi="Arial" w:cs="Arial"/>
                          <w:spacing w:val="-4"/>
                          <w:rPrChange w:id="111" w:author="apare" w:date="2026-03-19T11:39:28Z">
                            <w:rPr>
                              <w:spacing w:val="-4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12" w:author="apare" w:date="2026-03-19T11:39:28Z">
                            <w:rPr/>
                          </w:rPrChange>
                        </w:rPr>
                        <w:t>uma</w:t>
                      </w:r>
                      <w:r>
                        <w:rPr>
                          <w:rFonts w:ascii="Arial" w:hAnsi="Arial" w:cs="Arial"/>
                          <w:spacing w:val="-4"/>
                          <w:rPrChange w:id="113" w:author="apare" w:date="2026-03-19T11:39:28Z">
                            <w:rPr>
                              <w:spacing w:val="-4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14" w:author="apare" w:date="2026-03-19T11:39:28Z">
                            <w:rPr/>
                          </w:rPrChange>
                        </w:rPr>
                        <w:t>concessionária</w:t>
                      </w:r>
                      <w:r>
                        <w:rPr>
                          <w:rFonts w:ascii="Arial" w:hAnsi="Arial" w:cs="Arial"/>
                          <w:spacing w:val="-4"/>
                          <w:rPrChange w:id="115" w:author="apare" w:date="2026-03-19T11:39:28Z">
                            <w:rPr>
                              <w:spacing w:val="-4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16" w:author="apare" w:date="2026-03-19T11:39:28Z">
                            <w:rPr/>
                          </w:rPrChange>
                        </w:rPr>
                        <w:t>concebida</w:t>
                      </w:r>
                      <w:r>
                        <w:rPr>
                          <w:rFonts w:ascii="Arial" w:hAnsi="Arial" w:cs="Arial"/>
                          <w:spacing w:val="-4"/>
                          <w:rPrChange w:id="117" w:author="apare" w:date="2026-03-19T11:39:28Z">
                            <w:rPr>
                              <w:spacing w:val="-4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18" w:author="apare" w:date="2026-03-19T11:39:28Z">
                            <w:rPr/>
                          </w:rPrChange>
                        </w:rPr>
                        <w:t>para</w:t>
                      </w:r>
                      <w:r>
                        <w:rPr>
                          <w:rFonts w:ascii="Arial" w:hAnsi="Arial" w:cs="Arial"/>
                          <w:spacing w:val="-4"/>
                          <w:rPrChange w:id="119" w:author="apare" w:date="2026-03-19T11:39:28Z">
                            <w:rPr>
                              <w:spacing w:val="-4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20" w:author="apare" w:date="2026-03-19T11:39:28Z">
                            <w:rPr/>
                          </w:rPrChange>
                        </w:rPr>
                        <w:t>oferecer</w:t>
                      </w:r>
                      <w:r>
                        <w:rPr>
                          <w:rFonts w:ascii="Arial" w:hAnsi="Arial" w:cs="Arial"/>
                          <w:spacing w:val="-4"/>
                          <w:rPrChange w:id="121" w:author="apare" w:date="2026-03-19T11:39:28Z">
                            <w:rPr>
                              <w:spacing w:val="-4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22" w:author="apare" w:date="2026-03-19T11:39:28Z">
                            <w:rPr/>
                          </w:rPrChange>
                        </w:rPr>
                        <w:t>uma</w:t>
                      </w:r>
                      <w:r>
                        <w:rPr>
                          <w:rFonts w:ascii="Arial" w:hAnsi="Arial" w:cs="Arial"/>
                          <w:spacing w:val="-4"/>
                          <w:rPrChange w:id="123" w:author="apare" w:date="2026-03-19T11:39:28Z">
                            <w:rPr>
                              <w:spacing w:val="-4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24" w:author="apare" w:date="2026-03-19T11:39:28Z">
                            <w:rPr/>
                          </w:rPrChange>
                        </w:rPr>
                        <w:t>experiência de compra incomparável, onde o conforto e a máxima qualidade se encontram em um único</w:t>
                      </w:r>
                      <w:r>
                        <w:rPr>
                          <w:rFonts w:ascii="Arial" w:hAnsi="Arial" w:cs="Arial"/>
                          <w:spacing w:val="-1"/>
                          <w:rPrChange w:id="125" w:author="apare" w:date="2026-03-19T11:39:28Z">
                            <w:rPr>
                              <w:spacing w:val="-1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26" w:author="apare" w:date="2026-03-19T11:39:28Z">
                            <w:rPr/>
                          </w:rPrChange>
                        </w:rPr>
                        <w:t>destino.</w:t>
                      </w:r>
                      <w:r>
                        <w:rPr>
                          <w:rFonts w:ascii="Arial" w:hAnsi="Arial" w:cs="Arial"/>
                          <w:spacing w:val="-1"/>
                          <w:rPrChange w:id="127" w:author="apare" w:date="2026-03-19T11:39:28Z">
                            <w:rPr>
                              <w:spacing w:val="-1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28" w:author="apare" w:date="2026-03-19T11:39:28Z">
                            <w:rPr/>
                          </w:rPrChange>
                        </w:rPr>
                        <w:t>Especializada</w:t>
                      </w:r>
                      <w:r>
                        <w:rPr>
                          <w:rFonts w:ascii="Arial" w:hAnsi="Arial" w:cs="Arial"/>
                          <w:spacing w:val="-1"/>
                          <w:rPrChange w:id="129" w:author="apare" w:date="2026-03-19T11:39:28Z">
                            <w:rPr>
                              <w:spacing w:val="-1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30" w:author="apare" w:date="2026-03-19T11:39:28Z">
                            <w:rPr/>
                          </w:rPrChange>
                        </w:rPr>
                        <w:t>no</w:t>
                      </w:r>
                      <w:r>
                        <w:rPr>
                          <w:rFonts w:ascii="Arial" w:hAnsi="Arial" w:cs="Arial"/>
                          <w:spacing w:val="-1"/>
                          <w:rPrChange w:id="131" w:author="apare" w:date="2026-03-19T11:39:28Z">
                            <w:rPr>
                              <w:spacing w:val="-1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32" w:author="apare" w:date="2026-03-19T11:39:28Z">
                            <w:rPr/>
                          </w:rPrChange>
                        </w:rPr>
                        <w:t>segmento</w:t>
                      </w:r>
                      <w:r>
                        <w:rPr>
                          <w:rFonts w:ascii="Arial" w:hAnsi="Arial" w:cs="Arial"/>
                          <w:spacing w:val="-1"/>
                          <w:rPrChange w:id="133" w:author="apare" w:date="2026-03-19T11:39:28Z">
                            <w:rPr>
                              <w:spacing w:val="-1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34" w:author="apare" w:date="2026-03-19T11:39:28Z">
                            <w:rPr/>
                          </w:rPrChange>
                        </w:rPr>
                        <w:t>de</w:t>
                      </w:r>
                      <w:r>
                        <w:rPr>
                          <w:rFonts w:ascii="Arial" w:hAnsi="Arial" w:cs="Arial"/>
                          <w:spacing w:val="-1"/>
                          <w:rPrChange w:id="135" w:author="apare" w:date="2026-03-19T11:39:28Z">
                            <w:rPr>
                              <w:spacing w:val="-1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36" w:author="apare" w:date="2026-03-19T11:39:28Z">
                            <w:rPr/>
                          </w:rPrChange>
                        </w:rPr>
                        <w:t>carros</w:t>
                      </w:r>
                      <w:r>
                        <w:rPr>
                          <w:rFonts w:ascii="Arial" w:hAnsi="Arial" w:cs="Arial"/>
                          <w:spacing w:val="-1"/>
                          <w:rPrChange w:id="137" w:author="apare" w:date="2026-03-19T11:39:28Z">
                            <w:rPr>
                              <w:spacing w:val="-1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38" w:author="apare" w:date="2026-03-19T11:39:28Z">
                            <w:rPr/>
                          </w:rPrChange>
                        </w:rPr>
                        <w:t>e</w:t>
                      </w:r>
                      <w:r>
                        <w:rPr>
                          <w:rFonts w:ascii="Arial" w:hAnsi="Arial" w:cs="Arial"/>
                          <w:spacing w:val="-1"/>
                          <w:rPrChange w:id="139" w:author="apare" w:date="2026-03-19T11:39:28Z">
                            <w:rPr>
                              <w:spacing w:val="-1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40" w:author="apare" w:date="2026-03-19T11:39:28Z">
                            <w:rPr/>
                          </w:rPrChange>
                        </w:rPr>
                        <w:t>motos</w:t>
                      </w:r>
                      <w:r>
                        <w:rPr>
                          <w:rFonts w:ascii="Arial" w:hAnsi="Arial" w:cs="Arial"/>
                          <w:spacing w:val="-1"/>
                          <w:rPrChange w:id="141" w:author="apare" w:date="2026-03-19T11:39:28Z">
                            <w:rPr>
                              <w:spacing w:val="-1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42" w:author="apare" w:date="2026-03-19T11:39:28Z">
                            <w:rPr/>
                          </w:rPrChange>
                        </w:rPr>
                        <w:t>de</w:t>
                      </w:r>
                      <w:r>
                        <w:rPr>
                          <w:rFonts w:ascii="Arial" w:hAnsi="Arial" w:cs="Arial"/>
                          <w:spacing w:val="-1"/>
                          <w:rPrChange w:id="143" w:author="apare" w:date="2026-03-19T11:39:28Z">
                            <w:rPr>
                              <w:spacing w:val="-1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44" w:author="apare" w:date="2026-03-19T11:39:28Z">
                            <w:rPr/>
                          </w:rPrChange>
                        </w:rPr>
                        <w:t>luxo,</w:t>
                      </w:r>
                      <w:r>
                        <w:rPr>
                          <w:rFonts w:ascii="Arial" w:hAnsi="Arial" w:cs="Arial"/>
                          <w:spacing w:val="-1"/>
                          <w:rPrChange w:id="145" w:author="apare" w:date="2026-03-19T11:39:28Z">
                            <w:rPr>
                              <w:spacing w:val="-1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46" w:author="apare" w:date="2026-03-19T11:39:28Z">
                            <w:rPr/>
                          </w:rPrChange>
                        </w:rPr>
                        <w:t>nossa</w:t>
                      </w:r>
                      <w:r>
                        <w:rPr>
                          <w:rFonts w:ascii="Arial" w:hAnsi="Arial" w:cs="Arial"/>
                          <w:spacing w:val="-1"/>
                          <w:rPrChange w:id="147" w:author="apare" w:date="2026-03-19T11:39:28Z">
                            <w:rPr>
                              <w:spacing w:val="-1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48" w:author="apare" w:date="2026-03-19T11:39:28Z">
                            <w:rPr/>
                          </w:rPrChange>
                        </w:rPr>
                        <w:t>empresa</w:t>
                      </w:r>
                      <w:r>
                        <w:rPr>
                          <w:rFonts w:ascii="Arial" w:hAnsi="Arial" w:cs="Arial"/>
                          <w:spacing w:val="-1"/>
                          <w:rPrChange w:id="149" w:author="apare" w:date="2026-03-19T11:39:28Z">
                            <w:rPr>
                              <w:spacing w:val="-1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50" w:author="apare" w:date="2026-03-19T11:39:28Z">
                            <w:rPr/>
                          </w:rPrChange>
                        </w:rPr>
                        <w:t>tem como missão fundamental entregar um atendimento acolhedor e exclusivo, priorizando sempre a segurança em cada detalhe. Ao escolher um veículo em nosso portfólio — seja ele novo ou seminovo — você não adquire apenas um meio de transporte, mas sim a tranquilidade de um investimento garantido e a certeza de um negócio excepcional.</w:t>
                      </w:r>
                    </w:p>
                    <w:p w14:paraId="44F46E28">
                      <w:pPr>
                        <w:pStyle w:val="5"/>
                        <w:spacing w:line="360" w:lineRule="auto"/>
                        <w:ind w:left="0" w:right="158"/>
                        <w:jc w:val="both"/>
                        <w:rPr>
                          <w:ins w:id="152" w:author="apare" w:date="2026-03-19T11:39:11Z"/>
                          <w:rFonts w:hint="default" w:ascii="Arial" w:hAnsi="Arial" w:cs="Arial"/>
                          <w:lang w:val="pt-BR"/>
                          <w:rPrChange w:id="153" w:author="apare" w:date="2026-03-19T11:39:28Z">
                            <w:rPr>
                              <w:ins w:id="154" w:author="apare" w:date="2026-03-19T11:39:11Z"/>
                              <w:rFonts w:hint="default"/>
                              <w:lang w:val="pt-BR"/>
                            </w:rPr>
                          </w:rPrChange>
                        </w:rPr>
                        <w:pPrChange w:id="151" w:author="apare" w:date="2026-03-19T11:38:57Z">
                          <w:pPr>
                            <w:pStyle w:val="5"/>
                            <w:spacing w:line="259" w:lineRule="auto"/>
                            <w:ind w:left="85" w:right="158"/>
                          </w:pPr>
                        </w:pPrChange>
                      </w:pPr>
                      <w:r>
                        <w:rPr>
                          <w:rFonts w:ascii="Arial" w:hAnsi="Arial" w:cs="Arial"/>
                          <w:rPrChange w:id="155" w:author="apare" w:date="2026-03-19T11:39:28Z">
                            <w:rPr/>
                          </w:rPrChange>
                        </w:rPr>
                        <w:t>Consolidada como líder no mercado, a Mist Zip destaca-se pelo profundo respeito às necessidades de nossos clientes, aliando educação e eficiência em todas as etapas da jornada. Como prova do nosso compromisso com a sua satisfação, oferecemos um ano de</w:t>
                      </w:r>
                      <w:r>
                        <w:rPr>
                          <w:rFonts w:ascii="Arial" w:hAnsi="Arial" w:cs="Arial"/>
                          <w:spacing w:val="-4"/>
                          <w:rPrChange w:id="156" w:author="apare" w:date="2026-03-19T11:39:28Z">
                            <w:rPr>
                              <w:spacing w:val="-4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57" w:author="apare" w:date="2026-03-19T11:39:28Z">
                            <w:rPr/>
                          </w:rPrChange>
                        </w:rPr>
                        <w:t>garantia</w:t>
                      </w:r>
                      <w:r>
                        <w:rPr>
                          <w:rFonts w:ascii="Arial" w:hAnsi="Arial" w:cs="Arial"/>
                          <w:spacing w:val="-4"/>
                          <w:rPrChange w:id="158" w:author="apare" w:date="2026-03-19T11:39:28Z">
                            <w:rPr>
                              <w:spacing w:val="-4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59" w:author="apare" w:date="2026-03-19T11:39:28Z">
                            <w:rPr/>
                          </w:rPrChange>
                        </w:rPr>
                        <w:t>em</w:t>
                      </w:r>
                      <w:r>
                        <w:rPr>
                          <w:rFonts w:ascii="Arial" w:hAnsi="Arial" w:cs="Arial"/>
                          <w:spacing w:val="-4"/>
                          <w:rPrChange w:id="160" w:author="apare" w:date="2026-03-19T11:39:28Z">
                            <w:rPr>
                              <w:spacing w:val="-4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61" w:author="apare" w:date="2026-03-19T11:39:28Z">
                            <w:rPr/>
                          </w:rPrChange>
                        </w:rPr>
                        <w:t>sua</w:t>
                      </w:r>
                      <w:r>
                        <w:rPr>
                          <w:rFonts w:ascii="Arial" w:hAnsi="Arial" w:cs="Arial"/>
                          <w:spacing w:val="-4"/>
                          <w:rPrChange w:id="162" w:author="apare" w:date="2026-03-19T11:39:28Z">
                            <w:rPr>
                              <w:spacing w:val="-4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63" w:author="apare" w:date="2026-03-19T11:39:28Z">
                            <w:rPr/>
                          </w:rPrChange>
                        </w:rPr>
                        <w:t>aquisição,</w:t>
                      </w:r>
                      <w:r>
                        <w:rPr>
                          <w:rFonts w:ascii="Arial" w:hAnsi="Arial" w:cs="Arial"/>
                          <w:spacing w:val="-4"/>
                          <w:rPrChange w:id="164" w:author="apare" w:date="2026-03-19T11:39:28Z">
                            <w:rPr>
                              <w:spacing w:val="-4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65" w:author="apare" w:date="2026-03-19T11:39:28Z">
                            <w:rPr/>
                          </w:rPrChange>
                        </w:rPr>
                        <w:t>proporcionando</w:t>
                      </w:r>
                      <w:r>
                        <w:rPr>
                          <w:rFonts w:ascii="Arial" w:hAnsi="Arial" w:cs="Arial"/>
                          <w:spacing w:val="-4"/>
                          <w:rPrChange w:id="166" w:author="apare" w:date="2026-03-19T11:39:28Z">
                            <w:rPr>
                              <w:spacing w:val="-4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67" w:author="apare" w:date="2026-03-19T11:39:28Z">
                            <w:rPr/>
                          </w:rPrChange>
                        </w:rPr>
                        <w:t>a</w:t>
                      </w:r>
                      <w:r>
                        <w:rPr>
                          <w:rFonts w:ascii="Arial" w:hAnsi="Arial" w:cs="Arial"/>
                          <w:spacing w:val="-4"/>
                          <w:rPrChange w:id="168" w:author="apare" w:date="2026-03-19T11:39:28Z">
                            <w:rPr>
                              <w:spacing w:val="-4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69" w:author="apare" w:date="2026-03-19T11:39:28Z">
                            <w:rPr/>
                          </w:rPrChange>
                        </w:rPr>
                        <w:t>calma</w:t>
                      </w:r>
                      <w:r>
                        <w:rPr>
                          <w:rFonts w:ascii="Arial" w:hAnsi="Arial" w:cs="Arial"/>
                          <w:spacing w:val="-4"/>
                          <w:rPrChange w:id="170" w:author="apare" w:date="2026-03-19T11:39:28Z">
                            <w:rPr>
                              <w:spacing w:val="-4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71" w:author="apare" w:date="2026-03-19T11:39:28Z">
                            <w:rPr/>
                          </w:rPrChange>
                        </w:rPr>
                        <w:t>necessária</w:t>
                      </w:r>
                      <w:r>
                        <w:rPr>
                          <w:rFonts w:ascii="Arial" w:hAnsi="Arial" w:cs="Arial"/>
                          <w:spacing w:val="-4"/>
                          <w:rPrChange w:id="172" w:author="apare" w:date="2026-03-19T11:39:28Z">
                            <w:rPr>
                              <w:spacing w:val="-4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73" w:author="apare" w:date="2026-03-19T11:39:28Z">
                            <w:rPr/>
                          </w:rPrChange>
                        </w:rPr>
                        <w:t>para</w:t>
                      </w:r>
                      <w:r>
                        <w:rPr>
                          <w:rFonts w:ascii="Arial" w:hAnsi="Arial" w:cs="Arial"/>
                          <w:spacing w:val="-4"/>
                          <w:rPrChange w:id="174" w:author="apare" w:date="2026-03-19T11:39:28Z">
                            <w:rPr>
                              <w:spacing w:val="-4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75" w:author="apare" w:date="2026-03-19T11:39:28Z">
                            <w:rPr/>
                          </w:rPrChange>
                        </w:rPr>
                        <w:t>você</w:t>
                      </w:r>
                      <w:r>
                        <w:rPr>
                          <w:rFonts w:ascii="Arial" w:hAnsi="Arial" w:cs="Arial"/>
                          <w:spacing w:val="-4"/>
                          <w:rPrChange w:id="176" w:author="apare" w:date="2026-03-19T11:39:28Z">
                            <w:rPr>
                              <w:spacing w:val="-4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77" w:author="apare" w:date="2026-03-19T11:39:28Z">
                            <w:rPr/>
                          </w:rPrChange>
                        </w:rPr>
                        <w:t>desfrutar</w:t>
                      </w:r>
                      <w:r>
                        <w:rPr>
                          <w:rFonts w:ascii="Arial" w:hAnsi="Arial" w:cs="Arial"/>
                          <w:spacing w:val="-4"/>
                          <w:rPrChange w:id="178" w:author="apare" w:date="2026-03-19T11:39:28Z">
                            <w:rPr>
                              <w:spacing w:val="-4"/>
                            </w:rPr>
                          </w:rPrChange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rPrChange w:id="179" w:author="apare" w:date="2026-03-19T11:39:28Z">
                            <w:rPr/>
                          </w:rPrChange>
                        </w:rPr>
                        <w:t>de sua</w:t>
                      </w:r>
                      <w:ins w:id="180" w:author="apare" w:date="2026-03-19T11:39:11Z">
                        <w:r>
                          <w:rPr>
                            <w:rFonts w:hint="default" w:ascii="Arial" w:hAnsi="Arial" w:cs="Arial"/>
                            <w:lang w:val="pt-BR"/>
                            <w:rPrChange w:id="181" w:author="apare" w:date="2026-03-19T11:39:28Z">
                              <w:rPr>
                                <w:rFonts w:hint="default"/>
                                <w:lang w:val="pt-BR"/>
                              </w:rPr>
                            </w:rPrChange>
                          </w:rPr>
                          <w:t>.</w:t>
                        </w:r>
                      </w:ins>
                    </w:p>
                    <w:p w14:paraId="6F169DC5">
                      <w:pPr>
                        <w:pStyle w:val="5"/>
                        <w:spacing w:line="360" w:lineRule="auto"/>
                        <w:ind w:left="0" w:right="158"/>
                        <w:jc w:val="both"/>
                        <w:rPr>
                          <w:ins w:id="184" w:author="apare" w:date="2026-03-19T11:39:12Z"/>
                          <w:rFonts w:hint="default"/>
                          <w:lang w:val="pt-BR"/>
                        </w:rPr>
                        <w:pPrChange w:id="183" w:author="apare" w:date="2026-03-19T11:38:57Z">
                          <w:pPr>
                            <w:pStyle w:val="5"/>
                            <w:spacing w:line="259" w:lineRule="auto"/>
                            <w:ind w:left="85" w:right="158"/>
                          </w:pPr>
                        </w:pPrChange>
                      </w:pPr>
                    </w:p>
                    <w:p w14:paraId="47CDAB34">
                      <w:pPr>
                        <w:pStyle w:val="5"/>
                        <w:spacing w:line="360" w:lineRule="auto"/>
                        <w:ind w:left="0" w:right="158"/>
                        <w:jc w:val="both"/>
                        <w:pPrChange w:id="185" w:author="apare" w:date="2026-03-19T11:38:57Z">
                          <w:pPr>
                            <w:pStyle w:val="5"/>
                            <w:spacing w:line="259" w:lineRule="auto"/>
                            <w:ind w:left="85" w:right="158"/>
                          </w:pPr>
                        </w:pPrChange>
                      </w:pPr>
                      <w:r>
                        <w:t xml:space="preserve"> conquista sem preocupações. Com uma variedade superior a 250 modelos selecionados, convidamos você a não perder mais tempo e vir descobrir o padrão de excelência que só a Mist Zip pode oferecer.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9455821">
      <w:pPr>
        <w:pStyle w:val="5"/>
        <w:spacing w:after="0"/>
        <w:rPr>
          <w:sz w:val="12"/>
        </w:rPr>
        <w:sectPr>
          <w:headerReference r:id="rId5" w:type="default"/>
          <w:type w:val="continuous"/>
          <w:pgSz w:w="11920" w:h="16840"/>
          <w:pgMar w:top="2540" w:right="992" w:bottom="280" w:left="1559" w:header="990" w:footer="0" w:gutter="0"/>
          <w:pgNumType w:start="1"/>
          <w:cols w:space="720" w:num="1"/>
        </w:sectPr>
      </w:pPr>
    </w:p>
    <w:p w14:paraId="6246BB9C">
      <w:pPr>
        <w:pStyle w:val="5"/>
        <w:spacing w:before="220"/>
      </w:pPr>
    </w:p>
    <w:p w14:paraId="76295267">
      <w:pPr>
        <w:spacing w:before="0"/>
        <w:ind w:left="142" w:right="0" w:firstLine="0"/>
        <w:jc w:val="left"/>
        <w:rPr>
          <w:sz w:val="22"/>
        </w:rPr>
      </w:pPr>
      <w:r>
        <w:rPr>
          <w:sz w:val="22"/>
        </w:rPr>
        <w:t>HIPÓTESE</w:t>
      </w:r>
      <w:r>
        <w:rPr>
          <w:spacing w:val="-5"/>
          <w:sz w:val="22"/>
        </w:rPr>
        <w:t xml:space="preserve"> </w:t>
      </w:r>
      <w:r>
        <w:rPr>
          <w:sz w:val="22"/>
        </w:rPr>
        <w:t>/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SOLUÇÃO</w:t>
      </w:r>
    </w:p>
    <w:p w14:paraId="600F0C72">
      <w:pPr>
        <w:pStyle w:val="5"/>
        <w:spacing w:before="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1085850</wp:posOffset>
                </wp:positionH>
                <wp:positionV relativeFrom="paragraph">
                  <wp:posOffset>110490</wp:posOffset>
                </wp:positionV>
                <wp:extent cx="5753100" cy="1282700"/>
                <wp:effectExtent l="0" t="0" r="0" b="0"/>
                <wp:wrapTopAndBottom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12827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9D072D">
                            <w:pPr>
                              <w:pStyle w:val="5"/>
                              <w:spacing w:before="191"/>
                            </w:pPr>
                          </w:p>
                          <w:p w14:paraId="4F650504">
                            <w:pPr>
                              <w:pStyle w:val="5"/>
                              <w:spacing w:line="259" w:lineRule="auto"/>
                              <w:ind w:left="85" w:right="158"/>
                            </w:pPr>
                            <w:r>
                              <w:t>Descrever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fatos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motivaram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problemas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mesmo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irá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sanar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com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 realização e desenvolvimento do trabalho.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85.5pt;margin-top:8.7pt;height:101pt;width:453pt;mso-position-horizontal-relative:page;mso-wrap-distance-bottom:0pt;mso-wrap-distance-top:0pt;z-index:-251652096;mso-width-relative:page;mso-height-relative:page;" filled="f" stroked="t" coordsize="21600,21600" o:gfxdata="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dYFq2NkAAAALAQAADwAA&#10;AAAAAAABACAAAAAiAAAAZHJzL2Rvd25yZXYueG1sUEsBAhQAFAAAAAgAh07iQNwit2bcAQAA2QMA&#10;AA4AAAAAAAAAAQAgAAAAKAEAAGRycy9lMm9Eb2MueG1sUEsFBgAAAAAGAAYAWQEAAHYFAAAAAA==&#10;">
                <v:fill on="f" focussize="0,0"/>
                <v:stroke weight="1pt" color="#000000" joinstyle="round"/>
                <v:imagedata o:title=""/>
                <o:lock v:ext="edit" aspectratio="f"/>
                <v:textbox inset="0mm,0mm,0mm,0mm">
                  <w:txbxContent>
                    <w:p w14:paraId="1B9D072D">
                      <w:pPr>
                        <w:pStyle w:val="5"/>
                        <w:spacing w:before="191"/>
                      </w:pPr>
                    </w:p>
                    <w:p w14:paraId="4F650504">
                      <w:pPr>
                        <w:pStyle w:val="5"/>
                        <w:spacing w:line="259" w:lineRule="auto"/>
                        <w:ind w:left="85" w:right="158"/>
                      </w:pPr>
                      <w:r>
                        <w:t>Descrever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fatos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que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motivaram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problemas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que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mesmo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irá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sanar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com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 realização e desenvolvimento do trabalho.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2C19CB7">
      <w:pPr>
        <w:pStyle w:val="5"/>
      </w:pPr>
    </w:p>
    <w:p w14:paraId="00E63121">
      <w:pPr>
        <w:pStyle w:val="5"/>
      </w:pPr>
    </w:p>
    <w:p w14:paraId="2ACA0FE9">
      <w:pPr>
        <w:pStyle w:val="5"/>
      </w:pPr>
    </w:p>
    <w:p w14:paraId="194667B6">
      <w:pPr>
        <w:pStyle w:val="5"/>
      </w:pPr>
    </w:p>
    <w:p w14:paraId="793BA2F1">
      <w:pPr>
        <w:pStyle w:val="5"/>
        <w:spacing w:before="55"/>
      </w:pPr>
    </w:p>
    <w:p w14:paraId="5CB13BF1">
      <w:pPr>
        <w:spacing w:before="1"/>
        <w:ind w:left="142" w:right="0" w:firstLine="0"/>
        <w:jc w:val="left"/>
        <w:rPr>
          <w:sz w:val="22"/>
        </w:rPr>
      </w:pPr>
      <w:r>
        <w:rPr>
          <w:sz w:val="22"/>
        </w:rPr>
        <w:t>DISCIPLINAS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ENVOLVIDAS</w:t>
      </w:r>
    </w:p>
    <w:p w14:paraId="2F6C72A8">
      <w:pPr>
        <w:pStyle w:val="5"/>
        <w:spacing w:before="3"/>
        <w:rPr>
          <w:sz w:val="15"/>
        </w:rPr>
      </w:pPr>
    </w:p>
    <w:tbl>
      <w:tblPr>
        <w:tblStyle w:val="4"/>
        <w:tblW w:w="0" w:type="auto"/>
        <w:tblInd w:w="16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60"/>
      </w:tblGrid>
      <w:tr w14:paraId="024C6F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9" w:hRule="atLeast"/>
        </w:trPr>
        <w:tc>
          <w:tcPr>
            <w:tcW w:w="9060" w:type="dxa"/>
          </w:tcPr>
          <w:p w14:paraId="58AFA659">
            <w:pPr>
              <w:pStyle w:val="8"/>
              <w:spacing w:line="410" w:lineRule="auto"/>
              <w:ind w:right="5336"/>
              <w:rPr>
                <w:sz w:val="22"/>
              </w:rPr>
            </w:pPr>
            <w:r>
              <w:rPr>
                <w:sz w:val="22"/>
              </w:rPr>
              <w:t>Descrição das três disciplinas. Análise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projetos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sistemas: Banco de dados:</w:t>
            </w:r>
          </w:p>
          <w:p w14:paraId="04521D29">
            <w:pPr>
              <w:pStyle w:val="8"/>
              <w:rPr>
                <w:sz w:val="22"/>
              </w:rPr>
            </w:pPr>
            <w:r>
              <w:rPr>
                <w:sz w:val="22"/>
              </w:rPr>
              <w:t>Web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design:</w:t>
            </w:r>
          </w:p>
        </w:tc>
      </w:tr>
    </w:tbl>
    <w:p w14:paraId="174A4767">
      <w:pPr>
        <w:pStyle w:val="5"/>
        <w:spacing w:before="192"/>
      </w:pPr>
    </w:p>
    <w:p w14:paraId="5AFF6C4A">
      <w:pPr>
        <w:spacing w:before="1"/>
        <w:ind w:left="142" w:right="0" w:firstLine="0"/>
        <w:jc w:val="left"/>
        <w:rPr>
          <w:sz w:val="22"/>
        </w:rPr>
      </w:pPr>
      <w:r>
        <w:rPr>
          <w:sz w:val="22"/>
        </w:rPr>
        <w:t>OBJETIVO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GERAL</w:t>
      </w:r>
    </w:p>
    <w:p w14:paraId="26ECDDB3">
      <w:pPr>
        <w:pStyle w:val="5"/>
        <w:spacing w:before="1"/>
        <w:rPr>
          <w:sz w:val="14"/>
        </w:rPr>
      </w:pPr>
    </w:p>
    <w:tbl>
      <w:tblPr>
        <w:tblStyle w:val="4"/>
        <w:tblW w:w="0" w:type="auto"/>
        <w:tblInd w:w="16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60"/>
      </w:tblGrid>
      <w:tr w14:paraId="382962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9" w:hRule="atLeast"/>
        </w:trPr>
        <w:tc>
          <w:tcPr>
            <w:tcW w:w="9060" w:type="dxa"/>
          </w:tcPr>
          <w:p w14:paraId="42E2ACDA">
            <w:pPr>
              <w:pStyle w:val="8"/>
              <w:spacing w:before="192"/>
              <w:ind w:left="0"/>
              <w:rPr>
                <w:sz w:val="22"/>
              </w:rPr>
            </w:pPr>
          </w:p>
          <w:p w14:paraId="6EA4EA79">
            <w:pPr>
              <w:pStyle w:val="8"/>
              <w:spacing w:before="1" w:line="259" w:lineRule="auto"/>
              <w:rPr>
                <w:sz w:val="22"/>
              </w:rPr>
            </w:pPr>
            <w:r>
              <w:rPr>
                <w:sz w:val="22"/>
              </w:rPr>
              <w:t>Determina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pretende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realizar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obter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resposta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problema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proposto,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um ponto de vista. O objetivo geral deve ser amplo e passível de ser desmembrado em objetivos específicos.</w:t>
            </w:r>
          </w:p>
        </w:tc>
      </w:tr>
    </w:tbl>
    <w:p w14:paraId="02BF972D">
      <w:pPr>
        <w:spacing w:before="14"/>
        <w:ind w:left="203" w:right="0" w:firstLine="0"/>
        <w:jc w:val="left"/>
        <w:rPr>
          <w:sz w:val="22"/>
        </w:rPr>
      </w:pPr>
      <w:r>
        <w:rPr>
          <w:sz w:val="22"/>
        </w:rPr>
        <w:t>OBJETIVOS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ESPECÍFICOS</w:t>
      </w:r>
    </w:p>
    <w:p w14:paraId="6ECAC796">
      <w:pPr>
        <w:pStyle w:val="5"/>
        <w:spacing w:before="1"/>
        <w:rPr>
          <w:sz w:val="15"/>
        </w:rPr>
      </w:pPr>
    </w:p>
    <w:tbl>
      <w:tblPr>
        <w:tblStyle w:val="4"/>
        <w:tblW w:w="0" w:type="auto"/>
        <w:tblInd w:w="16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60"/>
      </w:tblGrid>
      <w:tr w14:paraId="6D5327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0" w:hRule="atLeast"/>
        </w:trPr>
        <w:tc>
          <w:tcPr>
            <w:tcW w:w="9060" w:type="dxa"/>
          </w:tcPr>
          <w:p w14:paraId="2271AAC6">
            <w:pPr>
              <w:pStyle w:val="8"/>
              <w:spacing w:before="180"/>
              <w:ind w:left="0"/>
              <w:rPr>
                <w:sz w:val="22"/>
              </w:rPr>
            </w:pPr>
          </w:p>
          <w:p w14:paraId="2AD90CFD">
            <w:pPr>
              <w:pStyle w:val="8"/>
              <w:spacing w:before="1" w:line="259" w:lineRule="auto"/>
              <w:ind w:right="106"/>
              <w:rPr>
                <w:sz w:val="22"/>
              </w:rPr>
            </w:pPr>
            <w:r>
              <w:rPr>
                <w:sz w:val="22"/>
              </w:rPr>
              <w:t>Derivam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objetivo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geral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apresentam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distintas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ações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devem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ser necessariamente desenvolvidas para o atingimento do objetivo geral.</w:t>
            </w:r>
          </w:p>
        </w:tc>
      </w:tr>
    </w:tbl>
    <w:p w14:paraId="20B6B6A0">
      <w:pPr>
        <w:pStyle w:val="8"/>
        <w:spacing w:after="0" w:line="259" w:lineRule="auto"/>
        <w:rPr>
          <w:sz w:val="22"/>
        </w:rPr>
        <w:sectPr>
          <w:pgSz w:w="11920" w:h="16840"/>
          <w:pgMar w:top="2540" w:right="992" w:bottom="280" w:left="1559" w:header="990" w:footer="0" w:gutter="0"/>
          <w:cols w:space="720" w:num="1"/>
        </w:sectPr>
      </w:pPr>
    </w:p>
    <w:p w14:paraId="684A2304">
      <w:pPr>
        <w:pStyle w:val="5"/>
        <w:spacing w:before="220"/>
      </w:pPr>
    </w:p>
    <w:p w14:paraId="2363F27C">
      <w:pPr>
        <w:spacing w:before="0"/>
        <w:ind w:left="142" w:right="0" w:firstLine="0"/>
        <w:jc w:val="left"/>
        <w:rPr>
          <w:sz w:val="22"/>
        </w:rPr>
      </w:pPr>
      <w:r>
        <w:rPr>
          <w:spacing w:val="-2"/>
          <w:sz w:val="22"/>
        </w:rPr>
        <w:t>PROCEDIMENTOS</w:t>
      </w:r>
      <w:r>
        <w:rPr>
          <w:spacing w:val="9"/>
          <w:sz w:val="22"/>
        </w:rPr>
        <w:t xml:space="preserve"> </w:t>
      </w:r>
      <w:r>
        <w:rPr>
          <w:spacing w:val="-2"/>
          <w:sz w:val="22"/>
        </w:rPr>
        <w:t>METODOLÓGICOS</w:t>
      </w:r>
    </w:p>
    <w:p w14:paraId="22A5875D">
      <w:pPr>
        <w:pStyle w:val="5"/>
        <w:spacing w:before="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1085850</wp:posOffset>
                </wp:positionH>
                <wp:positionV relativeFrom="paragraph">
                  <wp:posOffset>186690</wp:posOffset>
                </wp:positionV>
                <wp:extent cx="5753100" cy="2032000"/>
                <wp:effectExtent l="0" t="0" r="0" b="0"/>
                <wp:wrapTopAndBottom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20320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949607">
                            <w:pPr>
                              <w:pStyle w:val="5"/>
                              <w:spacing w:line="360" w:lineRule="auto"/>
                              <w:ind w:left="85"/>
                            </w:pPr>
                            <w:r>
                              <w:t>Descrição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métodos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procedimentos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nortearão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busca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informações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para responder o problema de pesquisa:</w:t>
                            </w:r>
                          </w:p>
                          <w:p w14:paraId="02ECBF43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04"/>
                              </w:tabs>
                              <w:spacing w:before="158" w:after="0" w:line="240" w:lineRule="auto"/>
                              <w:ind w:left="804" w:right="0" w:hanging="359"/>
                              <w:jc w:val="left"/>
                            </w:pPr>
                            <w:r>
                              <w:t>Pesquisa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Bibliográfica</w:t>
                            </w:r>
                          </w:p>
                          <w:p w14:paraId="45B40E11">
                            <w:pPr>
                              <w:pStyle w:val="5"/>
                              <w:spacing w:before="43"/>
                            </w:pPr>
                          </w:p>
                          <w:p w14:paraId="4604B271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04"/>
                              </w:tabs>
                              <w:spacing w:before="0" w:after="0" w:line="240" w:lineRule="auto"/>
                              <w:ind w:left="804" w:right="0" w:hanging="359"/>
                              <w:jc w:val="left"/>
                            </w:pPr>
                            <w:r>
                              <w:t>Pesquisa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campo</w:t>
                            </w:r>
                          </w:p>
                          <w:p w14:paraId="0FB22F23">
                            <w:pPr>
                              <w:pStyle w:val="5"/>
                              <w:spacing w:before="43"/>
                            </w:pPr>
                          </w:p>
                          <w:p w14:paraId="4A638832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04"/>
                              </w:tabs>
                              <w:spacing w:before="0" w:after="0" w:line="240" w:lineRule="auto"/>
                              <w:ind w:left="804" w:right="0" w:hanging="359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Entrevista</w:t>
                            </w:r>
                          </w:p>
                          <w:p w14:paraId="788BCD24">
                            <w:pPr>
                              <w:pStyle w:val="5"/>
                              <w:spacing w:before="43"/>
                            </w:pPr>
                          </w:p>
                          <w:p w14:paraId="3B4EC073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04"/>
                              </w:tabs>
                              <w:spacing w:before="1" w:after="0" w:line="240" w:lineRule="auto"/>
                              <w:ind w:left="804" w:right="0" w:hanging="359"/>
                              <w:jc w:val="left"/>
                            </w:pPr>
                            <w:r>
                              <w:t>Levantamento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das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necessidades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85.5pt;margin-top:14.7pt;height:160pt;width:453pt;mso-position-horizontal-relative:page;mso-wrap-distance-bottom:0pt;mso-wrap-distance-top:0pt;z-index:-251652096;mso-width-relative:page;mso-height-relative:page;" filled="f" stroked="t" coordsize="21600,21600" o:gfxdata="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kukEN2QAAAAsB&#10;AAAPAAAAAAAAAAEAIAAAACIAAABkcnMvZG93bnJldi54bWxQSwECFAAUAAAACACHTuJAe9QXMeEB&#10;AADZAwAADgAAAAAAAAABACAAAAAoAQAAZHJzL2Uyb0RvYy54bWxQSwUGAAAAAAYABgBZAQAAewUA&#10;AAAA&#10;">
                <v:fill on="f" focussize="0,0"/>
                <v:stroke weight="1pt" color="#000000" joinstyle="round"/>
                <v:imagedata o:title=""/>
                <o:lock v:ext="edit" aspectratio="f"/>
                <v:textbox inset="0mm,0mm,0mm,0mm">
                  <w:txbxContent>
                    <w:p w14:paraId="0E949607">
                      <w:pPr>
                        <w:pStyle w:val="5"/>
                        <w:spacing w:line="360" w:lineRule="auto"/>
                        <w:ind w:left="85"/>
                      </w:pPr>
                      <w:r>
                        <w:t>Descrição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dos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métodos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procedimentos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que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nortearão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busca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informações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para responder o problema de pesquisa:</w:t>
                      </w:r>
                    </w:p>
                    <w:p w14:paraId="02ECBF43"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804"/>
                        </w:tabs>
                        <w:spacing w:before="158" w:after="0" w:line="240" w:lineRule="auto"/>
                        <w:ind w:left="804" w:right="0" w:hanging="359"/>
                        <w:jc w:val="left"/>
                      </w:pPr>
                      <w:r>
                        <w:t>Pesquisa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Bibliográfica</w:t>
                      </w:r>
                    </w:p>
                    <w:p w14:paraId="45B40E11">
                      <w:pPr>
                        <w:pStyle w:val="5"/>
                        <w:spacing w:before="43"/>
                      </w:pPr>
                    </w:p>
                    <w:p w14:paraId="4604B271"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804"/>
                        </w:tabs>
                        <w:spacing w:before="0" w:after="0" w:line="240" w:lineRule="auto"/>
                        <w:ind w:left="804" w:right="0" w:hanging="359"/>
                        <w:jc w:val="left"/>
                      </w:pPr>
                      <w:r>
                        <w:t>Pesquisa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campo</w:t>
                      </w:r>
                    </w:p>
                    <w:p w14:paraId="0FB22F23">
                      <w:pPr>
                        <w:pStyle w:val="5"/>
                        <w:spacing w:before="43"/>
                      </w:pPr>
                    </w:p>
                    <w:p w14:paraId="4A638832"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804"/>
                        </w:tabs>
                        <w:spacing w:before="0" w:after="0" w:line="240" w:lineRule="auto"/>
                        <w:ind w:left="804" w:right="0" w:hanging="359"/>
                        <w:jc w:val="left"/>
                      </w:pPr>
                      <w:r>
                        <w:rPr>
                          <w:spacing w:val="-2"/>
                        </w:rPr>
                        <w:t>Entrevista</w:t>
                      </w:r>
                    </w:p>
                    <w:p w14:paraId="788BCD24">
                      <w:pPr>
                        <w:pStyle w:val="5"/>
                        <w:spacing w:before="43"/>
                      </w:pPr>
                    </w:p>
                    <w:p w14:paraId="3B4EC073"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804"/>
                        </w:tabs>
                        <w:spacing w:before="1" w:after="0" w:line="240" w:lineRule="auto"/>
                        <w:ind w:left="804" w:right="0" w:hanging="359"/>
                        <w:jc w:val="left"/>
                      </w:pPr>
                      <w:r>
                        <w:t>Levantamento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das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necessidades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38C4409">
      <w:pPr>
        <w:pStyle w:val="5"/>
      </w:pPr>
    </w:p>
    <w:p w14:paraId="65AC584A">
      <w:pPr>
        <w:pStyle w:val="5"/>
      </w:pPr>
    </w:p>
    <w:p w14:paraId="5D8A212B">
      <w:pPr>
        <w:pStyle w:val="5"/>
      </w:pPr>
    </w:p>
    <w:p w14:paraId="3E6752A6">
      <w:pPr>
        <w:pStyle w:val="5"/>
      </w:pPr>
    </w:p>
    <w:p w14:paraId="6FDD56BB">
      <w:pPr>
        <w:pStyle w:val="5"/>
        <w:spacing w:before="157"/>
      </w:pPr>
    </w:p>
    <w:p w14:paraId="25D45CEA">
      <w:pPr>
        <w:spacing w:before="0"/>
        <w:ind w:left="142" w:right="0" w:firstLine="0"/>
        <w:jc w:val="left"/>
        <w:rPr>
          <w:sz w:val="22"/>
        </w:rPr>
      </w:pPr>
      <w:r>
        <w:rPr>
          <w:spacing w:val="-2"/>
          <w:sz w:val="22"/>
        </w:rPr>
        <w:t>BIBLIOGRAFIA</w:t>
      </w:r>
    </w:p>
    <w:p w14:paraId="0015BE01">
      <w:pPr>
        <w:pStyle w:val="5"/>
        <w:spacing w:before="1"/>
        <w:rPr>
          <w:sz w:val="13"/>
        </w:rPr>
      </w:pPr>
      <w:r>
        <w:rPr>
          <w:sz w:val="13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1079500</wp:posOffset>
                </wp:positionH>
                <wp:positionV relativeFrom="paragraph">
                  <wp:posOffset>110490</wp:posOffset>
                </wp:positionV>
                <wp:extent cx="5765800" cy="2400300"/>
                <wp:effectExtent l="0" t="0" r="0" b="0"/>
                <wp:wrapTopAndBottom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800" cy="2400300"/>
                          <a:chOff x="0" y="0"/>
                          <a:chExt cx="5765800" cy="24003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610444" y="2122946"/>
                            <a:ext cx="3937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160655">
                                <a:moveTo>
                                  <a:pt x="38785" y="160641"/>
                                </a:moveTo>
                                <a:lnTo>
                                  <a:pt x="0" y="160641"/>
                                </a:lnTo>
                                <a:lnTo>
                                  <a:pt x="0" y="0"/>
                                </a:lnTo>
                                <a:lnTo>
                                  <a:pt x="38785" y="0"/>
                                </a:lnTo>
                                <a:lnTo>
                                  <a:pt x="38785" y="1606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350" y="6350"/>
                            <a:ext cx="5753100" cy="2387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AF1C6B2">
                              <w:pPr>
                                <w:spacing w:before="0" w:line="259" w:lineRule="auto"/>
                                <w:ind w:left="8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Listar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principais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LIVROS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serem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pesquisados.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(Mínimo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03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Bibliografias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para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cada disciplina, preferencialmente da biblioteca do CEEP)</w:t>
                              </w:r>
                            </w:p>
                            <w:p w14:paraId="58DFDE3A">
                              <w:pPr>
                                <w:spacing w:before="159"/>
                                <w:ind w:left="8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Usar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artigos:</w:t>
                              </w:r>
                            </w:p>
                            <w:p w14:paraId="6B690E65">
                              <w:pPr>
                                <w:spacing w:before="180"/>
                                <w:ind w:left="7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"https://www.unit.br/blog/melhores-sites-para-pesquisa-academica#google"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2D93ED"/>
                                  <w:spacing w:val="9"/>
                                  <w:sz w:val="22"/>
                                  <w:u w:val="thick" w:color="2D93ED"/>
                                </w:rPr>
                                <w:t xml:space="preserve"> </w:t>
                              </w:r>
                              <w:r>
                                <w:rPr>
                                  <w:color w:val="2D93ED"/>
                                  <w:sz w:val="22"/>
                                  <w:u w:val="thick" w:color="2D93ED"/>
                                </w:rPr>
                                <w:t>Google</w:t>
                              </w:r>
                              <w:r>
                                <w:rPr>
                                  <w:color w:val="2D93ED"/>
                                  <w:spacing w:val="-3"/>
                                  <w:sz w:val="22"/>
                                  <w:u w:val="thick" w:color="2D93ED"/>
                                </w:rPr>
                                <w:t xml:space="preserve"> </w:t>
                              </w:r>
                              <w:r>
                                <w:rPr>
                                  <w:color w:val="2D93ED"/>
                                  <w:spacing w:val="-2"/>
                                  <w:sz w:val="22"/>
                                  <w:u w:val="thick" w:color="2D93ED"/>
                                </w:rPr>
                                <w:t>Acadêmico</w:t>
                              </w:r>
                              <w:r>
                                <w:rPr>
                                  <w:color w:val="2D93ED"/>
                                  <w:spacing w:val="-2"/>
                                  <w:sz w:val="22"/>
                                  <w:u w:val="thick" w:color="2D93ED"/>
                                </w:rPr>
                                <w:fldChar w:fldCharType="end"/>
                              </w:r>
                            </w:p>
                            <w:p w14:paraId="21762549">
                              <w:pPr>
                                <w:spacing w:before="20"/>
                                <w:ind w:left="7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"https://www.unit.br/blog/melhores-sites-para-pesquisa-academica#portal"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2D93ED"/>
                                  <w:spacing w:val="9"/>
                                  <w:sz w:val="22"/>
                                  <w:u w:val="thick" w:color="2D93ED"/>
                                </w:rPr>
                                <w:t xml:space="preserve"> </w:t>
                              </w:r>
                              <w:r>
                                <w:rPr>
                                  <w:color w:val="2D93ED"/>
                                  <w:sz w:val="22"/>
                                  <w:u w:val="thick" w:color="2D93ED"/>
                                </w:rPr>
                                <w:t>Portal</w:t>
                              </w:r>
                              <w:r>
                                <w:rPr>
                                  <w:color w:val="2D93ED"/>
                                  <w:spacing w:val="-3"/>
                                  <w:sz w:val="22"/>
                                  <w:u w:val="thick" w:color="2D93ED"/>
                                </w:rPr>
                                <w:t xml:space="preserve"> </w:t>
                              </w:r>
                              <w:r>
                                <w:rPr>
                                  <w:color w:val="2D93ED"/>
                                  <w:sz w:val="22"/>
                                  <w:u w:val="thick" w:color="2D93ED"/>
                                </w:rPr>
                                <w:t>da</w:t>
                              </w:r>
                              <w:r>
                                <w:rPr>
                                  <w:color w:val="2D93ED"/>
                                  <w:spacing w:val="-2"/>
                                  <w:sz w:val="22"/>
                                  <w:u w:val="thick" w:color="2D93ED"/>
                                </w:rPr>
                                <w:t xml:space="preserve"> CAPES</w:t>
                              </w:r>
                              <w:r>
                                <w:rPr>
                                  <w:color w:val="2D93ED"/>
                                  <w:spacing w:val="-2"/>
                                  <w:sz w:val="22"/>
                                  <w:u w:val="thick" w:color="2D93ED"/>
                                </w:rPr>
                                <w:fldChar w:fldCharType="end"/>
                              </w:r>
                            </w:p>
                            <w:p w14:paraId="5B1FDBDF"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"https://www.unit.br/blog/melhores-sites-para-pesquisa-academica#scielo"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2D93ED"/>
                                  <w:spacing w:val="12"/>
                                  <w:sz w:val="22"/>
                                  <w:u w:val="thick" w:color="2D93ED"/>
                                </w:rPr>
                                <w:t xml:space="preserve"> </w:t>
                              </w:r>
                              <w:r>
                                <w:rPr>
                                  <w:color w:val="2D93ED"/>
                                  <w:spacing w:val="-2"/>
                                  <w:sz w:val="22"/>
                                  <w:u w:val="thick" w:color="2D93ED"/>
                                </w:rPr>
                                <w:t>SciELO</w:t>
                              </w:r>
                              <w:r>
                                <w:rPr>
                                  <w:color w:val="2D93ED"/>
                                  <w:spacing w:val="-2"/>
                                  <w:sz w:val="22"/>
                                  <w:u w:val="thick" w:color="2D93ED"/>
                                </w:rPr>
                                <w:fldChar w:fldCharType="end"/>
                              </w:r>
                            </w:p>
                            <w:p w14:paraId="221C5C50">
                              <w:pPr>
                                <w:spacing w:before="20"/>
                                <w:ind w:left="7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"https://www.unit.br/blog/melhores-sites-para-pesquisa-academica#academia"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2D93ED"/>
                                  <w:spacing w:val="-1"/>
                                  <w:sz w:val="22"/>
                                  <w:u w:val="thick" w:color="2D93ED"/>
                                </w:rPr>
                                <w:t xml:space="preserve"> </w:t>
                              </w:r>
                              <w:r>
                                <w:rPr>
                                  <w:color w:val="2D93ED"/>
                                  <w:spacing w:val="-2"/>
                                  <w:sz w:val="22"/>
                                  <w:u w:val="thick" w:color="2D93ED"/>
                                </w:rPr>
                                <w:t>Academia.Edu</w:t>
                              </w:r>
                              <w:r>
                                <w:rPr>
                                  <w:color w:val="2D93ED"/>
                                  <w:spacing w:val="-2"/>
                                  <w:sz w:val="22"/>
                                  <w:u w:val="thick" w:color="2D93ED"/>
                                </w:rPr>
                                <w:fldChar w:fldCharType="end"/>
                              </w:r>
                            </w:p>
                            <w:p w14:paraId="474AA553">
                              <w:pPr>
                                <w:spacing w:before="20"/>
                                <w:ind w:left="7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"https://www.unit.br/blog/melhores-sites-para-pesquisa-academica#bdtd"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2D93ED"/>
                                  <w:spacing w:val="12"/>
                                  <w:sz w:val="22"/>
                                  <w:u w:val="thick" w:color="2D93ED"/>
                                </w:rPr>
                                <w:t xml:space="preserve"> </w:t>
                              </w:r>
                              <w:r>
                                <w:rPr>
                                  <w:color w:val="2D93ED"/>
                                  <w:spacing w:val="-4"/>
                                  <w:sz w:val="22"/>
                                  <w:u w:val="thick" w:color="2D93ED"/>
                                </w:rPr>
                                <w:t>BDTD</w:t>
                              </w:r>
                              <w:r>
                                <w:rPr>
                                  <w:color w:val="2D93ED"/>
                                  <w:spacing w:val="-4"/>
                                  <w:sz w:val="22"/>
                                  <w:u w:val="thick" w:color="2D93ED"/>
                                </w:rPr>
                                <w:fldChar w:fldCharType="end"/>
                              </w:r>
                            </w:p>
                            <w:p w14:paraId="2D616BA0">
                              <w:pPr>
                                <w:spacing w:before="20"/>
                                <w:ind w:left="7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"https://www.unit.br/blog/melhores-sites-para-pesquisa-academica#science"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2D93ED"/>
                                  <w:spacing w:val="12"/>
                                  <w:sz w:val="22"/>
                                  <w:u w:val="thick" w:color="2D93ED"/>
                                </w:rPr>
                                <w:t xml:space="preserve"> </w:t>
                              </w:r>
                              <w:r>
                                <w:rPr>
                                  <w:color w:val="2D93ED"/>
                                  <w:spacing w:val="-2"/>
                                  <w:sz w:val="22"/>
                                  <w:u w:val="thick" w:color="2D93ED"/>
                                </w:rPr>
                                <w:t>Science.gov</w:t>
                              </w:r>
                              <w:r>
                                <w:rPr>
                                  <w:color w:val="2D93ED"/>
                                  <w:spacing w:val="-2"/>
                                  <w:sz w:val="22"/>
                                  <w:u w:val="thick" w:color="2D93ED"/>
                                </w:rPr>
                                <w:fldChar w:fldCharType="end"/>
                              </w:r>
                            </w:p>
                            <w:p w14:paraId="01812748">
                              <w:pPr>
                                <w:spacing w:before="20"/>
                                <w:ind w:left="7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"https://www.unit.br/blog/melhores-sites-para-pesquisa-academica#eric"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2D93ED"/>
                                  <w:spacing w:val="10"/>
                                  <w:sz w:val="22"/>
                                  <w:u w:val="thick" w:color="2D93ED"/>
                                </w:rPr>
                                <w:t xml:space="preserve"> </w:t>
                              </w:r>
                              <w:r>
                                <w:rPr>
                                  <w:color w:val="2D93ED"/>
                                  <w:spacing w:val="-4"/>
                                  <w:sz w:val="22"/>
                                  <w:u w:val="thick" w:color="2D93ED"/>
                                </w:rPr>
                                <w:t>Eric</w:t>
                              </w:r>
                              <w:r>
                                <w:rPr>
                                  <w:color w:val="2D93ED"/>
                                  <w:spacing w:val="-4"/>
                                  <w:sz w:val="22"/>
                                  <w:u w:val="thick" w:color="2D93ED"/>
                                </w:rPr>
                                <w:fldChar w:fldCharType="end"/>
                              </w:r>
                            </w:p>
                            <w:p w14:paraId="13D55E64">
                              <w:pPr>
                                <w:spacing w:before="20"/>
                                <w:ind w:left="7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"https://www.unit.br/blog/melhores-sites-para-pesquisa-academica#e-journals"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2D93ED"/>
                                  <w:spacing w:val="14"/>
                                  <w:sz w:val="22"/>
                                  <w:u w:val="thick" w:color="2D93ED"/>
                                </w:rPr>
                                <w:t xml:space="preserve"> </w:t>
                              </w:r>
                              <w:r>
                                <w:rPr>
                                  <w:color w:val="2D93ED"/>
                                  <w:spacing w:val="-2"/>
                                  <w:sz w:val="22"/>
                                  <w:u w:val="thick" w:color="2D93ED"/>
                                </w:rPr>
                                <w:t>E-Journals</w:t>
                              </w:r>
                              <w:r>
                                <w:rPr>
                                  <w:color w:val="2D93ED"/>
                                  <w:spacing w:val="-2"/>
                                  <w:sz w:val="22"/>
                                  <w:u w:val="thick" w:color="2D93ED"/>
                                </w:rPr>
                                <w:fldChar w:fldCharType="end"/>
                              </w:r>
                            </w:p>
                            <w:p w14:paraId="0B8CAA84">
                              <w:pPr>
                                <w:spacing w:before="20"/>
                                <w:ind w:left="7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"https://www.unit.br/blog/melhores-sites-para-pesquisa-academica#redalyc"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2D93ED"/>
                                  <w:spacing w:val="12"/>
                                  <w:sz w:val="22"/>
                                  <w:u w:val="thick" w:color="2D93ED"/>
                                </w:rPr>
                                <w:t xml:space="preserve"> </w:t>
                              </w:r>
                              <w:r>
                                <w:rPr>
                                  <w:color w:val="2D93ED"/>
                                  <w:spacing w:val="-2"/>
                                  <w:sz w:val="22"/>
                                  <w:u w:val="thick" w:color="2D93ED"/>
                                </w:rPr>
                                <w:t>Redalyc</w:t>
                              </w:r>
                              <w:r>
                                <w:rPr>
                                  <w:color w:val="2D93ED"/>
                                  <w:spacing w:val="-2"/>
                                  <w:sz w:val="22"/>
                                  <w:u w:val="thick" w:color="2D93ED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26" o:spt="203" style="position:absolute;left:0pt;margin-left:85pt;margin-top:8.7pt;height:189pt;width:454pt;mso-position-horizontal-relative:page;mso-wrap-distance-bottom:0pt;mso-wrap-distance-top:0pt;z-index:-251651072;mso-width-relative:page;mso-height-relative:page;" coordsize="5765800,2400300" o:gfxdata="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">
                <o:lock v:ext="edit" aspectratio="f"/>
                <v:shape id="Graphic 11" o:spid="_x0000_s1026" o:spt="100" style="position:absolute;left:610444;top:2122946;height:160655;width:39370;" fillcolor="#F5F5F5" filled="t" stroked="f" coordsize="39370,160655" o:gfxdata="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Ii7fa8AAAA&#10;2wAAAA8AAAAAAAAAAQAgAAAAIgAAAGRycy9kb3ducmV2LnhtbFBLAQIUABQAAAAIAIdO4kAzLwWe&#10;OwAAADkAAAAQAAAAAAAAAAEAIAAAAAsBAABkcnMvc2hhcGV4bWwueG1sUEsFBgAAAAAGAAYAWwEA&#10;ALUDAAAAAA==&#10;" path="m38785,160641l0,160641,0,0,38785,0,38785,16064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2" o:spid="_x0000_s1026" o:spt="202" type="#_x0000_t202" style="position:absolute;left:6350;top:6350;height:2387600;width:5753100;" filled="f" stroked="t" coordsize="21600,21600" o:gfxdata="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FpDRW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000000" joinstyle="round"/>
                  <v:imagedata o:title=""/>
                  <o:lock v:ext="edit" aspectratio="f"/>
                  <v:textbox inset="0mm,0mm,0mm,0mm">
                    <w:txbxContent>
                      <w:p w14:paraId="2AF1C6B2">
                        <w:pPr>
                          <w:spacing w:before="0" w:line="259" w:lineRule="auto"/>
                          <w:ind w:left="8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Listar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os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principais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LIVROS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serem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pesquisados.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(Mínimo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03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Bibliografias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para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cada disciplina, preferencialmente da biblioteca do CEEP)</w:t>
                        </w:r>
                      </w:p>
                      <w:p w14:paraId="58DFDE3A">
                        <w:pPr>
                          <w:spacing w:before="159"/>
                          <w:ind w:left="8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Usar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</w:rPr>
                          <w:t>artigos:</w:t>
                        </w:r>
                      </w:p>
                      <w:p w14:paraId="6B690E65">
                        <w:pPr>
                          <w:spacing w:before="180"/>
                          <w:ind w:left="7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"https://www.unit.br/blog/melhores-sites-para-pesquisa-academica#google"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2D93ED"/>
                            <w:spacing w:val="9"/>
                            <w:sz w:val="22"/>
                            <w:u w:val="thick" w:color="2D93ED"/>
                          </w:rPr>
                          <w:t xml:space="preserve"> </w:t>
                        </w:r>
                        <w:r>
                          <w:rPr>
                            <w:color w:val="2D93ED"/>
                            <w:sz w:val="22"/>
                            <w:u w:val="thick" w:color="2D93ED"/>
                          </w:rPr>
                          <w:t>Google</w:t>
                        </w:r>
                        <w:r>
                          <w:rPr>
                            <w:color w:val="2D93ED"/>
                            <w:spacing w:val="-3"/>
                            <w:sz w:val="22"/>
                            <w:u w:val="thick" w:color="2D93ED"/>
                          </w:rPr>
                          <w:t xml:space="preserve"> </w:t>
                        </w:r>
                        <w:r>
                          <w:rPr>
                            <w:color w:val="2D93ED"/>
                            <w:spacing w:val="-2"/>
                            <w:sz w:val="22"/>
                            <w:u w:val="thick" w:color="2D93ED"/>
                          </w:rPr>
                          <w:t>Acadêmico</w:t>
                        </w:r>
                        <w:r>
                          <w:rPr>
                            <w:color w:val="2D93ED"/>
                            <w:spacing w:val="-2"/>
                            <w:sz w:val="22"/>
                            <w:u w:val="thick" w:color="2D93ED"/>
                          </w:rPr>
                          <w:fldChar w:fldCharType="end"/>
                        </w:r>
                      </w:p>
                      <w:p w14:paraId="21762549">
                        <w:pPr>
                          <w:spacing w:before="20"/>
                          <w:ind w:left="7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"https://www.unit.br/blog/melhores-sites-para-pesquisa-academica#portal"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2D93ED"/>
                            <w:spacing w:val="9"/>
                            <w:sz w:val="22"/>
                            <w:u w:val="thick" w:color="2D93ED"/>
                          </w:rPr>
                          <w:t xml:space="preserve"> </w:t>
                        </w:r>
                        <w:r>
                          <w:rPr>
                            <w:color w:val="2D93ED"/>
                            <w:sz w:val="22"/>
                            <w:u w:val="thick" w:color="2D93ED"/>
                          </w:rPr>
                          <w:t>Portal</w:t>
                        </w:r>
                        <w:r>
                          <w:rPr>
                            <w:color w:val="2D93ED"/>
                            <w:spacing w:val="-3"/>
                            <w:sz w:val="22"/>
                            <w:u w:val="thick" w:color="2D93ED"/>
                          </w:rPr>
                          <w:t xml:space="preserve"> </w:t>
                        </w:r>
                        <w:r>
                          <w:rPr>
                            <w:color w:val="2D93ED"/>
                            <w:sz w:val="22"/>
                            <w:u w:val="thick" w:color="2D93ED"/>
                          </w:rPr>
                          <w:t>da</w:t>
                        </w:r>
                        <w:r>
                          <w:rPr>
                            <w:color w:val="2D93ED"/>
                            <w:spacing w:val="-2"/>
                            <w:sz w:val="22"/>
                            <w:u w:val="thick" w:color="2D93ED"/>
                          </w:rPr>
                          <w:t xml:space="preserve"> CAPES</w:t>
                        </w:r>
                        <w:r>
                          <w:rPr>
                            <w:color w:val="2D93ED"/>
                            <w:spacing w:val="-2"/>
                            <w:sz w:val="22"/>
                            <w:u w:val="thick" w:color="2D93ED"/>
                          </w:rPr>
                          <w:fldChar w:fldCharType="end"/>
                        </w:r>
                      </w:p>
                      <w:p w14:paraId="5B1FDBDF"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"https://www.unit.br/blog/melhores-sites-para-pesquisa-academica#scielo"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2D93ED"/>
                            <w:spacing w:val="12"/>
                            <w:sz w:val="22"/>
                            <w:u w:val="thick" w:color="2D93ED"/>
                          </w:rPr>
                          <w:t xml:space="preserve"> </w:t>
                        </w:r>
                        <w:r>
                          <w:rPr>
                            <w:color w:val="2D93ED"/>
                            <w:spacing w:val="-2"/>
                            <w:sz w:val="22"/>
                            <w:u w:val="thick" w:color="2D93ED"/>
                          </w:rPr>
                          <w:t>SciELO</w:t>
                        </w:r>
                        <w:r>
                          <w:rPr>
                            <w:color w:val="2D93ED"/>
                            <w:spacing w:val="-2"/>
                            <w:sz w:val="22"/>
                            <w:u w:val="thick" w:color="2D93ED"/>
                          </w:rPr>
                          <w:fldChar w:fldCharType="end"/>
                        </w:r>
                      </w:p>
                      <w:p w14:paraId="221C5C50">
                        <w:pPr>
                          <w:spacing w:before="20"/>
                          <w:ind w:left="7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"https://www.unit.br/blog/melhores-sites-para-pesquisa-academica#academia"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2D93ED"/>
                            <w:spacing w:val="-1"/>
                            <w:sz w:val="22"/>
                            <w:u w:val="thick" w:color="2D93ED"/>
                          </w:rPr>
                          <w:t xml:space="preserve"> </w:t>
                        </w:r>
                        <w:r>
                          <w:rPr>
                            <w:color w:val="2D93ED"/>
                            <w:spacing w:val="-2"/>
                            <w:sz w:val="22"/>
                            <w:u w:val="thick" w:color="2D93ED"/>
                          </w:rPr>
                          <w:t>Academia.Edu</w:t>
                        </w:r>
                        <w:r>
                          <w:rPr>
                            <w:color w:val="2D93ED"/>
                            <w:spacing w:val="-2"/>
                            <w:sz w:val="22"/>
                            <w:u w:val="thick" w:color="2D93ED"/>
                          </w:rPr>
                          <w:fldChar w:fldCharType="end"/>
                        </w:r>
                      </w:p>
                      <w:p w14:paraId="474AA553">
                        <w:pPr>
                          <w:spacing w:before="20"/>
                          <w:ind w:left="7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"https://www.unit.br/blog/melhores-sites-para-pesquisa-academica#bdtd"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2D93ED"/>
                            <w:spacing w:val="12"/>
                            <w:sz w:val="22"/>
                            <w:u w:val="thick" w:color="2D93ED"/>
                          </w:rPr>
                          <w:t xml:space="preserve"> </w:t>
                        </w:r>
                        <w:r>
                          <w:rPr>
                            <w:color w:val="2D93ED"/>
                            <w:spacing w:val="-4"/>
                            <w:sz w:val="22"/>
                            <w:u w:val="thick" w:color="2D93ED"/>
                          </w:rPr>
                          <w:t>BDTD</w:t>
                        </w:r>
                        <w:r>
                          <w:rPr>
                            <w:color w:val="2D93ED"/>
                            <w:spacing w:val="-4"/>
                            <w:sz w:val="22"/>
                            <w:u w:val="thick" w:color="2D93ED"/>
                          </w:rPr>
                          <w:fldChar w:fldCharType="end"/>
                        </w:r>
                      </w:p>
                      <w:p w14:paraId="2D616BA0">
                        <w:pPr>
                          <w:spacing w:before="20"/>
                          <w:ind w:left="7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"https://www.unit.br/blog/melhores-sites-para-pesquisa-academica#science"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2D93ED"/>
                            <w:spacing w:val="12"/>
                            <w:sz w:val="22"/>
                            <w:u w:val="thick" w:color="2D93ED"/>
                          </w:rPr>
                          <w:t xml:space="preserve"> </w:t>
                        </w:r>
                        <w:r>
                          <w:rPr>
                            <w:color w:val="2D93ED"/>
                            <w:spacing w:val="-2"/>
                            <w:sz w:val="22"/>
                            <w:u w:val="thick" w:color="2D93ED"/>
                          </w:rPr>
                          <w:t>Science.gov</w:t>
                        </w:r>
                        <w:r>
                          <w:rPr>
                            <w:color w:val="2D93ED"/>
                            <w:spacing w:val="-2"/>
                            <w:sz w:val="22"/>
                            <w:u w:val="thick" w:color="2D93ED"/>
                          </w:rPr>
                          <w:fldChar w:fldCharType="end"/>
                        </w:r>
                      </w:p>
                      <w:p w14:paraId="01812748">
                        <w:pPr>
                          <w:spacing w:before="20"/>
                          <w:ind w:left="7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"https://www.unit.br/blog/melhores-sites-para-pesquisa-academica#eric"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2D93ED"/>
                            <w:spacing w:val="10"/>
                            <w:sz w:val="22"/>
                            <w:u w:val="thick" w:color="2D93ED"/>
                          </w:rPr>
                          <w:t xml:space="preserve"> </w:t>
                        </w:r>
                        <w:r>
                          <w:rPr>
                            <w:color w:val="2D93ED"/>
                            <w:spacing w:val="-4"/>
                            <w:sz w:val="22"/>
                            <w:u w:val="thick" w:color="2D93ED"/>
                          </w:rPr>
                          <w:t>Eric</w:t>
                        </w:r>
                        <w:r>
                          <w:rPr>
                            <w:color w:val="2D93ED"/>
                            <w:spacing w:val="-4"/>
                            <w:sz w:val="22"/>
                            <w:u w:val="thick" w:color="2D93ED"/>
                          </w:rPr>
                          <w:fldChar w:fldCharType="end"/>
                        </w:r>
                      </w:p>
                      <w:p w14:paraId="13D55E64">
                        <w:pPr>
                          <w:spacing w:before="20"/>
                          <w:ind w:left="7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"https://www.unit.br/blog/melhores-sites-para-pesquisa-academica#e-journals"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2D93ED"/>
                            <w:spacing w:val="14"/>
                            <w:sz w:val="22"/>
                            <w:u w:val="thick" w:color="2D93ED"/>
                          </w:rPr>
                          <w:t xml:space="preserve"> </w:t>
                        </w:r>
                        <w:r>
                          <w:rPr>
                            <w:color w:val="2D93ED"/>
                            <w:spacing w:val="-2"/>
                            <w:sz w:val="22"/>
                            <w:u w:val="thick" w:color="2D93ED"/>
                          </w:rPr>
                          <w:t>E-Journals</w:t>
                        </w:r>
                        <w:r>
                          <w:rPr>
                            <w:color w:val="2D93ED"/>
                            <w:spacing w:val="-2"/>
                            <w:sz w:val="22"/>
                            <w:u w:val="thick" w:color="2D93ED"/>
                          </w:rPr>
                          <w:fldChar w:fldCharType="end"/>
                        </w:r>
                      </w:p>
                      <w:p w14:paraId="0B8CAA84">
                        <w:pPr>
                          <w:spacing w:before="20"/>
                          <w:ind w:left="7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"https://www.unit.br/blog/melhores-sites-para-pesquisa-academica#redalyc"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2D93ED"/>
                            <w:spacing w:val="12"/>
                            <w:sz w:val="22"/>
                            <w:u w:val="thick" w:color="2D93ED"/>
                          </w:rPr>
                          <w:t xml:space="preserve"> </w:t>
                        </w:r>
                        <w:r>
                          <w:rPr>
                            <w:color w:val="2D93ED"/>
                            <w:spacing w:val="-2"/>
                            <w:sz w:val="22"/>
                            <w:u w:val="thick" w:color="2D93ED"/>
                          </w:rPr>
                          <w:t>Redalyc</w:t>
                        </w:r>
                        <w:r>
                          <w:rPr>
                            <w:color w:val="2D93ED"/>
                            <w:spacing w:val="-2"/>
                            <w:sz w:val="22"/>
                            <w:u w:val="thick" w:color="2D93ED"/>
                          </w:rPr>
                          <w:fldChar w:fldCharType="end"/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682E297">
      <w:pPr>
        <w:pStyle w:val="5"/>
        <w:spacing w:after="0"/>
        <w:rPr>
          <w:sz w:val="13"/>
        </w:rPr>
        <w:sectPr>
          <w:pgSz w:w="11920" w:h="16840"/>
          <w:pgMar w:top="2540" w:right="992" w:bottom="280" w:left="1559" w:header="990" w:footer="0" w:gutter="0"/>
          <w:cols w:space="720" w:num="1"/>
        </w:sectPr>
      </w:pPr>
    </w:p>
    <w:p w14:paraId="2C19135D">
      <w:pPr>
        <w:pStyle w:val="5"/>
      </w:pPr>
    </w:p>
    <w:p w14:paraId="5A072090">
      <w:pPr>
        <w:pStyle w:val="5"/>
      </w:pPr>
    </w:p>
    <w:p w14:paraId="6D9238A3">
      <w:pPr>
        <w:pStyle w:val="5"/>
      </w:pPr>
    </w:p>
    <w:p w14:paraId="1FE3E174">
      <w:pPr>
        <w:pStyle w:val="5"/>
      </w:pPr>
    </w:p>
    <w:p w14:paraId="0A1916BB">
      <w:pPr>
        <w:pStyle w:val="5"/>
      </w:pPr>
    </w:p>
    <w:p w14:paraId="0BCAD578">
      <w:pPr>
        <w:pStyle w:val="5"/>
      </w:pPr>
    </w:p>
    <w:p w14:paraId="61D84EB6">
      <w:pPr>
        <w:pStyle w:val="5"/>
      </w:pPr>
    </w:p>
    <w:p w14:paraId="365BE23B">
      <w:pPr>
        <w:pStyle w:val="5"/>
      </w:pPr>
    </w:p>
    <w:p w14:paraId="1F3699F4">
      <w:pPr>
        <w:pStyle w:val="5"/>
      </w:pPr>
    </w:p>
    <w:p w14:paraId="071FBC9D">
      <w:pPr>
        <w:pStyle w:val="5"/>
      </w:pPr>
    </w:p>
    <w:p w14:paraId="2608FABD">
      <w:pPr>
        <w:pStyle w:val="5"/>
      </w:pPr>
    </w:p>
    <w:p w14:paraId="1421CC06">
      <w:pPr>
        <w:pStyle w:val="5"/>
      </w:pPr>
    </w:p>
    <w:p w14:paraId="2C6B8E61">
      <w:pPr>
        <w:pStyle w:val="5"/>
      </w:pPr>
    </w:p>
    <w:p w14:paraId="20EC78E8">
      <w:pPr>
        <w:pStyle w:val="5"/>
      </w:pPr>
    </w:p>
    <w:p w14:paraId="56123B3D">
      <w:pPr>
        <w:pStyle w:val="5"/>
      </w:pPr>
    </w:p>
    <w:p w14:paraId="27041185">
      <w:pPr>
        <w:pStyle w:val="5"/>
      </w:pPr>
    </w:p>
    <w:p w14:paraId="3178A6E4">
      <w:pPr>
        <w:pStyle w:val="5"/>
      </w:pPr>
    </w:p>
    <w:p w14:paraId="7FC12F6A">
      <w:pPr>
        <w:pStyle w:val="5"/>
      </w:pPr>
    </w:p>
    <w:p w14:paraId="1C9E1E70">
      <w:pPr>
        <w:pStyle w:val="5"/>
      </w:pPr>
    </w:p>
    <w:p w14:paraId="230A92F7">
      <w:pPr>
        <w:pStyle w:val="5"/>
        <w:spacing w:before="177"/>
      </w:pPr>
    </w:p>
    <w:p w14:paraId="7EEE04FD">
      <w:pPr>
        <w:spacing w:before="0"/>
        <w:ind w:left="203" w:right="0" w:firstLine="0"/>
        <w:jc w:val="left"/>
        <w:rPr>
          <w:sz w:val="22"/>
        </w:rPr>
      </w:pPr>
      <w:r>
        <w:rPr>
          <w:sz w:val="22"/>
        </w:rPr>
        <w:t>CRONOGRAMA</w:t>
      </w:r>
      <w:r>
        <w:rPr>
          <w:spacing w:val="-6"/>
          <w:sz w:val="22"/>
        </w:rPr>
        <w:t xml:space="preserve"> </w:t>
      </w:r>
      <w:r>
        <w:rPr>
          <w:sz w:val="22"/>
        </w:rPr>
        <w:t>DE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ATIVIDADES</w:t>
      </w:r>
    </w:p>
    <w:p w14:paraId="1A20925F">
      <w:pPr>
        <w:spacing w:after="0"/>
        <w:jc w:val="left"/>
        <w:rPr>
          <w:sz w:val="22"/>
        </w:rPr>
        <w:sectPr>
          <w:pgSz w:w="11920" w:h="16840"/>
          <w:pgMar w:top="2540" w:right="992" w:bottom="280" w:left="1559" w:header="990" w:footer="0" w:gutter="0"/>
          <w:cols w:space="720" w:num="1"/>
        </w:sectPr>
      </w:pPr>
    </w:p>
    <w:p w14:paraId="24070FA5">
      <w:pPr>
        <w:pStyle w:val="5"/>
        <w:rPr>
          <w:sz w:val="20"/>
        </w:rPr>
      </w:pPr>
    </w:p>
    <w:p w14:paraId="0FE1E3DF">
      <w:pPr>
        <w:pStyle w:val="5"/>
        <w:spacing w:before="208"/>
        <w:rPr>
          <w:sz w:val="20"/>
        </w:rPr>
      </w:pPr>
    </w:p>
    <w:p w14:paraId="73B2B4AE">
      <w:pPr>
        <w:pStyle w:val="5"/>
        <w:ind w:left="172"/>
        <w:rPr>
          <w:sz w:val="20"/>
        </w:rPr>
      </w:pPr>
      <w:r>
        <w:rPr>
          <w:sz w:val="20"/>
        </w:rPr>
        <w:drawing>
          <wp:inline distT="0" distB="0" distL="0" distR="0">
            <wp:extent cx="5772785" cy="5200650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989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43B1">
      <w:pPr>
        <w:pStyle w:val="5"/>
        <w:spacing w:before="4"/>
        <w:rPr>
          <w:sz w:val="18"/>
        </w:rPr>
      </w:pPr>
    </w:p>
    <w:tbl>
      <w:tblPr>
        <w:tblStyle w:val="4"/>
        <w:tblW w:w="0" w:type="auto"/>
        <w:tblInd w:w="22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60"/>
        <w:gridCol w:w="2500"/>
        <w:gridCol w:w="1740"/>
      </w:tblGrid>
      <w:tr w14:paraId="19D7F6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4760" w:type="dxa"/>
          </w:tcPr>
          <w:p w14:paraId="189C2D38">
            <w:pPr>
              <w:pStyle w:val="8"/>
              <w:spacing w:before="5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Autorizado</w:t>
            </w:r>
          </w:p>
        </w:tc>
        <w:tc>
          <w:tcPr>
            <w:tcW w:w="2500" w:type="dxa"/>
          </w:tcPr>
          <w:p w14:paraId="7712A3D8">
            <w:pPr>
              <w:pStyle w:val="8"/>
              <w:spacing w:before="5"/>
              <w:ind w:left="10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Professor(a)</w:t>
            </w:r>
          </w:p>
        </w:tc>
        <w:tc>
          <w:tcPr>
            <w:tcW w:w="1740" w:type="dxa"/>
          </w:tcPr>
          <w:p w14:paraId="2358D69A">
            <w:pPr>
              <w:pStyle w:val="8"/>
              <w:spacing w:before="5"/>
              <w:ind w:left="9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Data</w:t>
            </w:r>
          </w:p>
        </w:tc>
      </w:tr>
      <w:tr w14:paraId="7FE0B9A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9" w:hRule="atLeast"/>
        </w:trPr>
        <w:tc>
          <w:tcPr>
            <w:tcW w:w="4760" w:type="dxa"/>
          </w:tcPr>
          <w:p w14:paraId="5E7DC225">
            <w:pPr>
              <w:pStyle w:val="8"/>
              <w:spacing w:before="13" w:line="410" w:lineRule="auto"/>
              <w:ind w:left="110" w:right="1021"/>
              <w:rPr>
                <w:sz w:val="22"/>
              </w:rPr>
            </w:pPr>
            <w:r>
              <w:rPr>
                <w:sz w:val="22"/>
              </w:rPr>
              <w:t>Análise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projetos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sistemas: Banco de dados:</w:t>
            </w:r>
          </w:p>
          <w:p w14:paraId="0AB2F0BD">
            <w:pPr>
              <w:pStyle w:val="8"/>
              <w:spacing w:before="1"/>
              <w:ind w:left="110"/>
              <w:rPr>
                <w:sz w:val="22"/>
              </w:rPr>
            </w:pPr>
            <w:r>
              <w:rPr>
                <w:sz w:val="22"/>
              </w:rPr>
              <w:t>Web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design:</w:t>
            </w:r>
          </w:p>
        </w:tc>
        <w:tc>
          <w:tcPr>
            <w:tcW w:w="2500" w:type="dxa"/>
          </w:tcPr>
          <w:p w14:paraId="2231ED43">
            <w:pPr>
              <w:pStyle w:val="8"/>
              <w:spacing w:before="13" w:line="410" w:lineRule="auto"/>
              <w:ind w:left="105" w:right="966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Aparecida Célia Reinaldo</w:t>
            </w:r>
          </w:p>
        </w:tc>
        <w:tc>
          <w:tcPr>
            <w:tcW w:w="1740" w:type="dxa"/>
          </w:tcPr>
          <w:p w14:paraId="2ED4FF60">
            <w:pPr>
              <w:pStyle w:val="8"/>
              <w:ind w:left="0"/>
              <w:rPr>
                <w:rFonts w:ascii="Times New Roman"/>
                <w:sz w:val="18"/>
              </w:rPr>
            </w:pPr>
          </w:p>
        </w:tc>
      </w:tr>
    </w:tbl>
    <w:p w14:paraId="762EFE2F"/>
    <w:sectPr>
      <w:pgSz w:w="11920" w:h="16840"/>
      <w:pgMar w:top="2540" w:right="992" w:bottom="280" w:left="1559" w:header="99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924C28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1041400</wp:posOffset>
              </wp:positionH>
              <wp:positionV relativeFrom="page">
                <wp:posOffset>621665</wp:posOffset>
              </wp:positionV>
              <wp:extent cx="5842000" cy="10033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42000" cy="1003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4"/>
                            <w:tblW w:w="0" w:type="auto"/>
                            <w:tblInd w:w="70" w:type="dxa"/>
                            <w:tbl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  <w:insideH w:val="single" w:color="000000" w:sz="8" w:space="0"/>
                              <w:insideV w:val="single" w:color="000000" w:sz="8" w:space="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>
                          <w:tblGrid>
                            <w:gridCol w:w="2440"/>
                            <w:gridCol w:w="5040"/>
                            <w:gridCol w:w="1580"/>
                          </w:tblGrid>
                          <w:tr w14:paraId="192131BC">
                            <w:tblPrEx>
                              <w:tblBorders>
                                <w:top w:val="single" w:color="000000" w:sz="8" w:space="0"/>
                                <w:left w:val="single" w:color="000000" w:sz="8" w:space="0"/>
                                <w:bottom w:val="single" w:color="000000" w:sz="8" w:space="0"/>
                                <w:right w:val="single" w:color="000000" w:sz="8" w:space="0"/>
                                <w:insideH w:val="single" w:color="000000" w:sz="8" w:space="0"/>
                                <w:insideV w:val="single" w:color="000000" w:sz="8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trHeight w:val="1540" w:hRule="atLeast"/>
                            </w:trPr>
                            <w:tc>
                              <w:tcPr>
                                <w:tcW w:w="2440" w:type="dxa"/>
                              </w:tcPr>
                              <w:p w14:paraId="75BE75DE">
                                <w:pPr>
                                  <w:pStyle w:val="8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40" w:type="dxa"/>
                              </w:tcPr>
                              <w:p w14:paraId="184ADE13">
                                <w:pPr>
                                  <w:pStyle w:val="8"/>
                                  <w:spacing w:before="14"/>
                                  <w:ind w:left="14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Colégio</w:t>
                                </w:r>
                                <w:r>
                                  <w:rPr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Estadual</w:t>
                                </w:r>
                                <w:r>
                                  <w:rPr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Presidente</w:t>
                                </w:r>
                                <w:r>
                                  <w:rPr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Costa</w:t>
                                </w:r>
                                <w:r>
                                  <w:rPr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e</w:t>
                                </w:r>
                                <w:r>
                                  <w:rPr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 xml:space="preserve">Silva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Cascavel</w:t>
                                </w:r>
                              </w:p>
                              <w:p w14:paraId="06F6F658">
                                <w:pPr>
                                  <w:pStyle w:val="8"/>
                                  <w:ind w:left="14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Jd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R.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José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Caldart,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1181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Maria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Luíza,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Cascavel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-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PR,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 xml:space="preserve">85865-030 </w:t>
                                </w:r>
                                <w:r>
                                  <w:rPr>
                                    <w:sz w:val="18"/>
                                  </w:rPr>
                                  <w:t xml:space="preserve">Telefone: (45) 3223-2193 Email: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HYPERLINK "mailto:csccostaesilva@seed.pr.gov.br" \h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sz w:val="18"/>
                                  </w:rPr>
                                  <w:t>csccostaesilva@seed.pr.gov.br.</w:t>
                                </w:r>
                                <w:r>
                                  <w:rPr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sz w:val="18"/>
                                  </w:rPr>
                                  <w:t xml:space="preserve"> Localização logo celepar</w:t>
                                </w:r>
                              </w:p>
                            </w:tc>
                            <w:tc>
                              <w:tcPr>
                                <w:tcW w:w="1580" w:type="dxa"/>
                              </w:tcPr>
                              <w:p w14:paraId="059581EE">
                                <w:pPr>
                                  <w:pStyle w:val="8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</w:tbl>
                        <w:p w14:paraId="3C351120">
                          <w:pPr>
                            <w:pStyle w:val="5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82pt;margin-top:48.95pt;height:79pt;width:460pt;mso-position-horizontal-relative:page;mso-position-vertical-relative:page;z-index:251659264;mso-width-relative:page;mso-height-relative:page;" filled="f" stroked="f" coordsize="21600,21600" o:gfxdata="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Hbr&#10;flzZAAAACwEAAA8AAAAAAAAAAQAgAAAAIgAAAGRycy9kb3ducmV2LnhtbFBLAQIUABQAAAAIAIdO&#10;4kDI3QRHsAEAAHUDAAAOAAAAAAAAAAEAIAAAACg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tbl>
                    <w:tblPr>
                      <w:tblStyle w:val="4"/>
                      <w:tblW w:w="0" w:type="auto"/>
                      <w:tblInd w:w="70" w:type="dxa"/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2440"/>
                      <w:gridCol w:w="5040"/>
                      <w:gridCol w:w="1580"/>
                    </w:tblGrid>
                    <w:tr w14:paraId="192131BC">
                      <w:tblPrEx>
                        <w:tblBorders>
                          <w:top w:val="single" w:color="000000" w:sz="8" w:space="0"/>
                          <w:left w:val="single" w:color="000000" w:sz="8" w:space="0"/>
                          <w:bottom w:val="single" w:color="000000" w:sz="8" w:space="0"/>
                          <w:right w:val="single" w:color="000000" w:sz="8" w:space="0"/>
                          <w:insideH w:val="single" w:color="000000" w:sz="8" w:space="0"/>
                          <w:insideV w:val="single" w:color="000000" w:sz="8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540" w:hRule="atLeast"/>
                      </w:trPr>
                      <w:tc>
                        <w:tcPr>
                          <w:tcW w:w="2440" w:type="dxa"/>
                        </w:tcPr>
                        <w:p w14:paraId="75BE75DE">
                          <w:pPr>
                            <w:pStyle w:val="8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040" w:type="dxa"/>
                        </w:tcPr>
                        <w:p w14:paraId="184ADE13">
                          <w:pPr>
                            <w:pStyle w:val="8"/>
                            <w:spacing w:before="14"/>
                            <w:ind w:left="14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Colégio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Estadual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Presidente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Costa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e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Silva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Cascavel</w:t>
                          </w:r>
                        </w:p>
                        <w:p w14:paraId="06F6F658">
                          <w:pPr>
                            <w:pStyle w:val="8"/>
                            <w:ind w:left="14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6"/>
                            </w:rPr>
                            <w:t>Jd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José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Caldart,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1181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Maria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Luíza,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Cascavel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PR,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85865-030 </w:t>
                          </w:r>
                          <w:r>
                            <w:rPr>
                              <w:sz w:val="18"/>
                            </w:rPr>
                            <w:t xml:space="preserve">Telefone: (45) 3223-2193 Email: </w:t>
                          </w:r>
                          <w:r>
                            <w:fldChar w:fldCharType="begin"/>
                          </w:r>
                          <w:r>
                            <w:instrText xml:space="preserve"> HYPERLINK "mailto:csccostaesilva@seed.pr.gov.br"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csccostaesilva@seed.pr.gov.br.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Localização logo celepar</w:t>
                          </w:r>
                        </w:p>
                      </w:tc>
                      <w:tc>
                        <w:tcPr>
                          <w:tcW w:w="1580" w:type="dxa"/>
                        </w:tcPr>
                        <w:p w14:paraId="059581EE">
                          <w:pPr>
                            <w:pStyle w:val="8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</w:tbl>
                  <w:p w14:paraId="3C351120">
                    <w:pPr>
                      <w:pStyle w:val="5"/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w:drawing>
        <wp:anchor distT="0" distB="0" distL="0" distR="0" simplePos="0" relativeHeight="251661312" behindDoc="1" locked="0" layoutInCell="1" allowOverlap="1">
          <wp:simplePos x="0" y="0"/>
          <wp:positionH relativeFrom="page">
            <wp:posOffset>1165860</wp:posOffset>
          </wp:positionH>
          <wp:positionV relativeFrom="page">
            <wp:posOffset>662305</wp:posOffset>
          </wp:positionV>
          <wp:extent cx="1466850" cy="590550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66849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62336" behindDoc="1" locked="0" layoutInCell="1" allowOverlap="1">
          <wp:simplePos x="0" y="0"/>
          <wp:positionH relativeFrom="page">
            <wp:posOffset>5918835</wp:posOffset>
          </wp:positionH>
          <wp:positionV relativeFrom="page">
            <wp:posOffset>662305</wp:posOffset>
          </wp:positionV>
          <wp:extent cx="923925" cy="733425"/>
          <wp:effectExtent l="0" t="0" r="0" b="0"/>
          <wp:wrapNone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23925" cy="7334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2704465</wp:posOffset>
              </wp:positionH>
              <wp:positionV relativeFrom="page">
                <wp:posOffset>1396365</wp:posOffset>
              </wp:positionV>
              <wp:extent cx="3060700" cy="1270"/>
              <wp:effectExtent l="0" t="0" r="0" b="0"/>
              <wp:wrapNone/>
              <wp:docPr id="4" name="Graphic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60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060700">
                            <a:moveTo>
                              <a:pt x="0" y="0"/>
                            </a:moveTo>
                            <a:lnTo>
                              <a:pt x="3060699" y="0"/>
                            </a:lnTo>
                          </a:path>
                        </a:pathLst>
                      </a:custGeom>
                      <a:ln w="254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4" o:spid="_x0000_s1026" o:spt="100" style="position:absolute;left:0pt;margin-left:212.95pt;margin-top:109.95pt;height:0.1pt;width:241pt;mso-position-horizontal-relative:page;mso-position-vertical-relative:page;z-index:-251654144;mso-width-relative:page;mso-height-relative:page;" filled="f" stroked="t" coordsize="3060700,1" o:gfxdata="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wvSoPdoAAAALAQAADwAA&#10;AAAAAAABACAAAAAiAAAAZHJzL2Rvd25yZXYueG1sUEsBAhQAFAAAAAgAh07iQEaYxaIUAgAAewQA&#10;AA4AAAAAAAAAAQAgAAAAKQEAAGRycy9lMm9Eb2MueG1sUEsFBgAAAAAGAAYAWQEAAK8FAAAAAA==&#10;" path="m0,0l3060699,0e">
              <v:fill on="f" focussize="0,0"/>
              <v:stroke weight="2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o"/>
      <w:lvlJc w:val="left"/>
      <w:pPr>
        <w:ind w:left="806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624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272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096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4920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6568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7392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pare">
    <w15:presenceInfo w15:providerId="None" w15:userId="apar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trackRevisions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6DD7615"/>
    <w:rsid w:val="758827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pt-PT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Arial" w:hAnsi="Arial" w:eastAsia="Arial" w:cs="Arial"/>
      <w:b/>
      <w:bCs/>
      <w:sz w:val="22"/>
      <w:szCs w:val="22"/>
      <w:lang w:val="pt-PT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22"/>
      <w:szCs w:val="22"/>
      <w:lang w:val="pt-PT" w:eastAsia="en-US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pt-PT" w:eastAsia="en-US" w:bidi="ar-SA"/>
    </w:rPr>
  </w:style>
  <w:style w:type="paragraph" w:customStyle="1" w:styleId="8">
    <w:name w:val="Table Paragraph"/>
    <w:basedOn w:val="1"/>
    <w:qFormat/>
    <w:uiPriority w:val="1"/>
    <w:pPr>
      <w:ind w:left="95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6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2026-03-19T14:30:00Z</dcterms:created>
  <dc:creator>apare</dc:creator>
  <cp:lastModifiedBy>apare</cp:lastModifiedBy>
  <dcterms:modified xsi:type="dcterms:W3CDTF">2026-03-19T14:40:43Z</dcterms:modified>
  <dc:title>MODELO PRE PROJETO TCC 2026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2026-03-19T00:00:00Z</vt:filetime>
  </property>
  <property fmtid="{D5CDD505-2E9C-101B-9397-08002B2CF9AE}" pid="5" name="KSOProductBuildVer">
    <vt:lpwstr>1046-12.2.0.23196</vt:lpwstr>
  </property>
  <property fmtid="{D5CDD505-2E9C-101B-9397-08002B2CF9AE}" pid="6" name="ICV">
    <vt:lpwstr>A46B21A3C1F84287AA4CE4B2838FC430_12</vt:lpwstr>
  </property>
</Properties>
</file>