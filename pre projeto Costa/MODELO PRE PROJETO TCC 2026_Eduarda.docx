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3ABD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6751E">
            <w:pPr>
              <w:snapToGrid w:val="0"/>
              <w:rPr>
                <w:rFonts w:ascii="Arial" w:hAnsi="Arial" w:cs="Arial"/>
              </w:rPr>
            </w:pPr>
          </w:p>
          <w:p w14:paraId="006D14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PRÉ-PROJETO 202</w:t>
            </w:r>
            <w:r>
              <w:rPr>
                <w:rFonts w:hint="default" w:ascii="Arial" w:hAnsi="Arial" w:cs="Arial"/>
                <w:b/>
                <w:bCs/>
                <w:lang w:val="pt-BR"/>
              </w:rPr>
              <w:t>6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</w:tbl>
    <w:p w14:paraId="22649809">
      <w:pPr>
        <w:ind w:firstLine="426"/>
        <w:rPr>
          <w:rFonts w:ascii="Arial" w:hAnsi="Arial" w:cs="Arial"/>
        </w:rPr>
      </w:pP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649F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95FB9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  Eduarda  Fernandes de Lima                                         Nº</w:t>
            </w:r>
          </w:p>
        </w:tc>
      </w:tr>
      <w:tr w14:paraId="338F7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1EF8B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NOME:                                                                                          Nº</w:t>
            </w:r>
          </w:p>
        </w:tc>
      </w:tr>
      <w:tr w14:paraId="7D6E9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727A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TELEFONE (S) (45)920010922</w:t>
            </w:r>
          </w:p>
        </w:tc>
      </w:tr>
      <w:tr w14:paraId="42ACF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D2479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E-MAIL    eduarda.fernandes.lima@escola.pr.gov</w:t>
            </w:r>
          </w:p>
        </w:tc>
      </w:tr>
      <w:tr w14:paraId="345B5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2066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CURSO   Desenvolvimento de Sistemas </w:t>
            </w:r>
          </w:p>
        </w:tc>
      </w:tr>
      <w:tr w14:paraId="2943B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69FF8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TURMA: 3°</w:t>
            </w:r>
          </w:p>
        </w:tc>
      </w:tr>
    </w:tbl>
    <w:p w14:paraId="26FD1E77">
      <w:pPr>
        <w:rPr>
          <w:rFonts w:ascii="Arial" w:hAnsi="Arial" w:cs="Arial"/>
          <w:b/>
        </w:rPr>
      </w:pPr>
    </w:p>
    <w:p w14:paraId="57868555">
      <w:pPr>
        <w:rPr>
          <w:rFonts w:ascii="Arial" w:hAnsi="Arial" w:cs="Arial"/>
        </w:rPr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5EB6005E">
      <w:pPr>
        <w:rPr>
          <w:ins w:id="0" w:author="apare" w:date="2026-03-05T11:16:27Z"/>
          <w:rFonts w:hint="default" w:ascii="Arial" w:hAnsi="Arial" w:cs="Arial"/>
          <w:b/>
          <w:lang w:val="pt-BR"/>
        </w:rPr>
      </w:pPr>
      <w:ins w:id="1" w:author="apare" w:date="2026-03-05T11:16:07Z">
        <w:r>
          <w:rPr>
            <w:rFonts w:hint="default" w:ascii="Arial" w:hAnsi="Arial" w:cs="Arial"/>
            <w:b/>
            <w:lang w:val="pt-BR"/>
          </w:rPr>
          <w:t>IN</w:t>
        </w:r>
      </w:ins>
      <w:ins w:id="2" w:author="apare" w:date="2026-03-05T11:16:09Z">
        <w:r>
          <w:rPr>
            <w:rFonts w:hint="default" w:ascii="Arial" w:hAnsi="Arial" w:cs="Arial"/>
            <w:b/>
            <w:lang w:val="pt-BR"/>
          </w:rPr>
          <w:t>SER</w:t>
        </w:r>
      </w:ins>
      <w:ins w:id="3" w:author="apare" w:date="2026-03-05T11:16:10Z">
        <w:r>
          <w:rPr>
            <w:rFonts w:hint="default" w:ascii="Arial" w:hAnsi="Arial" w:cs="Arial"/>
            <w:b/>
            <w:lang w:val="pt-BR"/>
          </w:rPr>
          <w:t xml:space="preserve">IR </w:t>
        </w:r>
      </w:ins>
      <w:ins w:id="4" w:author="apare" w:date="2026-03-05T11:16:11Z">
        <w:r>
          <w:rPr>
            <w:rFonts w:hint="default" w:ascii="Arial" w:hAnsi="Arial" w:cs="Arial"/>
            <w:b/>
            <w:lang w:val="pt-BR"/>
          </w:rPr>
          <w:t>AQU</w:t>
        </w:r>
      </w:ins>
      <w:ins w:id="5" w:author="apare" w:date="2026-03-05T11:16:12Z">
        <w:r>
          <w:rPr>
            <w:rFonts w:hint="default" w:ascii="Arial" w:hAnsi="Arial" w:cs="Arial"/>
            <w:b/>
            <w:lang w:val="pt-BR"/>
          </w:rPr>
          <w:t xml:space="preserve">I A </w:t>
        </w:r>
      </w:ins>
      <w:ins w:id="6" w:author="apare" w:date="2026-03-05T11:16:20Z">
        <w:r>
          <w:rPr>
            <w:rFonts w:hint="default" w:ascii="Arial" w:hAnsi="Arial" w:cs="Arial"/>
            <w:b/>
            <w:lang w:val="pt-BR"/>
          </w:rPr>
          <w:t>PRI</w:t>
        </w:r>
      </w:ins>
      <w:ins w:id="7" w:author="apare" w:date="2026-03-05T11:16:21Z">
        <w:r>
          <w:rPr>
            <w:rFonts w:hint="default" w:ascii="Arial" w:hAnsi="Arial" w:cs="Arial"/>
            <w:b/>
            <w:lang w:val="pt-BR"/>
          </w:rPr>
          <w:t>MEIR</w:t>
        </w:r>
      </w:ins>
      <w:ins w:id="8" w:author="apare" w:date="2026-03-05T11:16:22Z">
        <w:r>
          <w:rPr>
            <w:rFonts w:hint="default" w:ascii="Arial" w:hAnsi="Arial" w:cs="Arial"/>
            <w:b/>
            <w:lang w:val="pt-BR"/>
          </w:rPr>
          <w:t>A T</w:t>
        </w:r>
      </w:ins>
      <w:ins w:id="9" w:author="apare" w:date="2026-03-05T11:16:23Z">
        <w:r>
          <w:rPr>
            <w:rFonts w:hint="default" w:ascii="Arial" w:hAnsi="Arial" w:cs="Arial"/>
            <w:b/>
            <w:lang w:val="pt-BR"/>
          </w:rPr>
          <w:t>ELA D</w:t>
        </w:r>
      </w:ins>
      <w:ins w:id="10" w:author="apare" w:date="2026-03-05T11:16:24Z">
        <w:r>
          <w:rPr>
            <w:rFonts w:hint="default" w:ascii="Arial" w:hAnsi="Arial" w:cs="Arial"/>
            <w:b/>
            <w:lang w:val="pt-BR"/>
          </w:rPr>
          <w:t>O SEU</w:t>
        </w:r>
      </w:ins>
      <w:ins w:id="11" w:author="apare" w:date="2026-03-05T11:16:25Z">
        <w:r>
          <w:rPr>
            <w:rFonts w:hint="default" w:ascii="Arial" w:hAnsi="Arial" w:cs="Arial"/>
            <w:b/>
            <w:lang w:val="pt-BR"/>
          </w:rPr>
          <w:t xml:space="preserve"> PR</w:t>
        </w:r>
      </w:ins>
      <w:ins w:id="12" w:author="apare" w:date="2026-03-05T11:16:26Z">
        <w:r>
          <w:rPr>
            <w:rFonts w:hint="default" w:ascii="Arial" w:hAnsi="Arial" w:cs="Arial"/>
            <w:b/>
            <w:lang w:val="pt-BR"/>
          </w:rPr>
          <w:t>OJETO</w:t>
        </w:r>
      </w:ins>
    </w:p>
    <w:p w14:paraId="2C64E833">
      <w:pPr>
        <w:rPr>
          <w:ins w:id="13" w:author="apare" w:date="2026-03-05T11:16:28Z"/>
          <w:rFonts w:hint="default" w:ascii="Arial" w:hAnsi="Arial" w:cs="Arial"/>
          <w:b/>
          <w:lang w:val="pt-BR"/>
        </w:rPr>
      </w:pPr>
    </w:p>
    <w:p w14:paraId="4C9246B4">
      <w:pPr>
        <w:rPr>
          <w:rFonts w:hint="default" w:ascii="Arial" w:hAnsi="Arial" w:cs="Arial"/>
          <w:b/>
          <w:lang w:val="pt-BR"/>
        </w:rPr>
      </w:pPr>
    </w:p>
    <w:p w14:paraId="073904F9">
      <w:pPr>
        <w:rPr>
          <w:rFonts w:ascii="Arial" w:hAnsi="Arial" w:cs="Arial"/>
          <w:b/>
        </w:rPr>
      </w:pPr>
      <w:r>
        <w:rPr>
          <w:rFonts w:ascii="Arial" w:hAnsi="Arial" w:cs="Arial"/>
        </w:rPr>
        <w:t>TITULO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67D9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06A5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/>
              </w:rPr>
              <w:t>Imobiliária Fênix</w:t>
            </w:r>
          </w:p>
        </w:tc>
      </w:tr>
    </w:tbl>
    <w:p w14:paraId="3AC64C51">
      <w:pPr>
        <w:rPr>
          <w:rFonts w:ascii="Arial" w:hAnsi="Arial" w:cs="Arial"/>
        </w:rPr>
      </w:pPr>
    </w:p>
    <w:p w14:paraId="646A96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0501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F1C07">
            <w:pPr>
              <w:snapToGrid w:val="0"/>
              <w:spacing w:line="360" w:lineRule="auto"/>
              <w:jc w:val="both"/>
              <w:rPr>
                <w:ins w:id="15" w:author="apare" w:date="2026-03-05T11:33:20Z"/>
                <w:rFonts w:ascii="Arial"/>
              </w:rPr>
              <w:pPrChange w:id="14" w:author="apare" w:date="2026-03-05T11:16:45Z">
                <w:pPr>
                  <w:snapToGrid w:val="0"/>
                </w:pPr>
              </w:pPrChange>
            </w:pPr>
            <w:r>
              <w:rPr>
                <w:rFonts w:ascii="Arial"/>
              </w:rPr>
              <w:t>Com o avanço da tecnologia e o crescimento  do mercado digital, tornou-se essencial que empresas estejam presentes na internet. No setor</w:t>
            </w:r>
            <w:commentRangeStart w:id="0"/>
            <w:r>
              <w:rPr>
                <w:rFonts w:ascii="Arial"/>
              </w:rPr>
              <w:t xml:space="preserve"> imobiliário</w:t>
            </w:r>
            <w:commentRangeEnd w:id="0"/>
            <w:r>
              <w:commentReference w:id="0"/>
            </w:r>
            <w:r>
              <w:rPr>
                <w:rFonts w:ascii="Arial"/>
              </w:rPr>
              <w:t xml:space="preserve">, essa necessidade é ainda maior, pois os clientes buscam praticidade, rapidez e acesso fácil ás informações antes de tomar a decisão importantes, como comprar ou alugar um imóvel. </w:t>
            </w:r>
          </w:p>
          <w:p w14:paraId="4402330F">
            <w:pPr>
              <w:snapToGrid w:val="0"/>
              <w:spacing w:line="240" w:lineRule="auto"/>
              <w:ind w:left="1416"/>
              <w:jc w:val="both"/>
              <w:rPr>
                <w:rFonts w:ascii="Arial"/>
              </w:rPr>
              <w:pPrChange w:id="16" w:author="apare" w:date="2026-03-05T11:34:21Z">
                <w:pPr>
                  <w:snapToGrid w:val="0"/>
                </w:pPr>
              </w:pPrChange>
            </w:pPr>
            <w:ins w:id="17" w:author="apare" w:date="2026-03-05T11:33:28Z">
              <w:r>
                <w:rPr>
                  <w:rFonts w:ascii="Arial" w:hAnsi="Arial" w:eastAsia="SimSun" w:cs="Arial"/>
                  <w:i w:val="0"/>
                  <w:iCs w:val="0"/>
                  <w:caps w:val="0"/>
                  <w:spacing w:val="0"/>
                  <w:sz w:val="20"/>
                  <w:szCs w:val="20"/>
                  <w:shd w:val="clear"/>
                  <w:rPrChange w:id="18" w:author="apare" w:date="2026-03-05T11:35:13Z">
                    <w:rPr>
                      <w:rFonts w:ascii="sans-serif" w:hAnsi="sans-serif" w:eastAsia="sans-serif" w:cs="sans-serif"/>
                      <w:i w:val="0"/>
                      <w:iCs w:val="0"/>
                      <w:caps w:val="0"/>
                      <w:color w:val="667085"/>
                      <w:spacing w:val="0"/>
                      <w:sz w:val="24"/>
                      <w:szCs w:val="24"/>
                      <w:shd w:val="clear" w:fill="EBEFF3"/>
                    </w:rPr>
                  </w:rPrChange>
                </w:rPr>
                <w:t>Um sistema imobiliário é uma ferramenta que integra um conjunto de processos, tecnologias e recursos que ajudam a gerenciar a sua imobiliária, incluindo atividades como gestão de imóveis, controle total do financeiro, fluxo de caixa, contratos, CRM, entre outras funcionalidades.</w:t>
              </w:r>
            </w:ins>
            <w:ins w:id="20" w:author="apare" w:date="2026-03-05T11:33:28Z">
              <w:r>
                <w:rPr>
                  <w:rFonts w:hint="default" w:ascii="Arial" w:hAnsi="Arial" w:eastAsia="SimSun" w:cs="Arial"/>
                  <w:i w:val="0"/>
                  <w:iCs w:val="0"/>
                  <w:caps w:val="0"/>
                  <w:spacing w:val="0"/>
                  <w:sz w:val="20"/>
                  <w:szCs w:val="20"/>
                  <w:shd w:val="clear"/>
                  <w:rPrChange w:id="21" w:author="apare" w:date="2026-03-05T11:35:13Z">
                    <w:rPr>
                      <w:rFonts w:hint="default" w:ascii="sans-serif" w:hAnsi="sans-serif" w:eastAsia="sans-serif" w:cs="sans-serif"/>
                      <w:i w:val="0"/>
                      <w:iCs w:val="0"/>
                      <w:caps w:val="0"/>
                      <w:color w:val="667085"/>
                      <w:spacing w:val="0"/>
                      <w:sz w:val="24"/>
                      <w:szCs w:val="24"/>
                      <w:shd w:val="clear" w:fill="EBEFF3"/>
                    </w:rPr>
                  </w:rPrChange>
                </w:rPr>
                <w:t> </w:t>
              </w:r>
            </w:ins>
            <w:ins w:id="23" w:author="apare" w:date="2026-03-05T11:34:54Z">
              <w:r>
                <w:rPr>
                  <w:rFonts w:ascii="Arial" w:hAnsi="Arial" w:eastAsia="Helvetica" w:cs="Arial"/>
                  <w:i w:val="0"/>
                  <w:iCs w:val="0"/>
                  <w:caps w:val="0"/>
                  <w:color w:val="222222"/>
                  <w:spacing w:val="0"/>
                  <w:sz w:val="20"/>
                  <w:szCs w:val="20"/>
                  <w:shd w:val="clear" w:fill="FFFFFF"/>
                  <w:rPrChange w:id="24" w:author="apare" w:date="2026-03-05T11:35:18Z"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(SIMPLICIO, 2026)</w:t>
              </w:r>
            </w:ins>
          </w:p>
        </w:tc>
      </w:tr>
    </w:tbl>
    <w:p w14:paraId="3AE781EE">
      <w:pPr>
        <w:rPr>
          <w:rFonts w:ascii="Arial" w:hAnsi="Arial" w:cs="Arial"/>
        </w:rPr>
      </w:pPr>
      <w:r>
        <w:rPr>
          <w:rFonts w:ascii="Arial" w:hAnsi="Arial" w:cs="Arial"/>
        </w:rPr>
        <w:t>HIPÓTESE / SOLUÇÃO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32EC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06053">
            <w:pPr>
              <w:snapToGrid w:val="0"/>
              <w:spacing w:line="360" w:lineRule="auto"/>
              <w:jc w:val="both"/>
              <w:rPr>
                <w:rFonts w:ascii="Arial" w:hAnsi="Arial" w:cs="Arial"/>
              </w:rPr>
              <w:pPrChange w:id="26" w:author="apare" w:date="2026-03-05T11:23:23Z">
                <w:pPr>
                  <w:snapToGrid w:val="0"/>
                </w:pPr>
              </w:pPrChange>
            </w:pPr>
            <w:r>
              <w:commentReference w:id="1"/>
            </w:r>
            <w:r>
              <w:rPr>
                <w:rFonts w:ascii="Arial"/>
              </w:rPr>
              <w:t xml:space="preserve">Atualmente, muitas corretoras utilizam apenas redes sociais para divulgar imóveis, o que pode gerar desorganização nas informações, dificuldade de busca e perda de oportunidades de venda. </w:t>
            </w:r>
          </w:p>
          <w:p w14:paraId="73C66AC0">
            <w:pPr>
              <w:spacing w:line="360" w:lineRule="auto"/>
              <w:jc w:val="both"/>
              <w:rPr>
                <w:rFonts w:ascii="Arial" w:hAnsi="Arial" w:cs="Arial"/>
              </w:rPr>
              <w:pPrChange w:id="27" w:author="apare" w:date="2026-03-05T11:23:23Z">
                <w:pPr/>
              </w:pPrChange>
            </w:pPr>
            <w:r>
              <w:rPr>
                <w:rFonts w:ascii="Arial"/>
              </w:rPr>
              <w:t xml:space="preserve"> </w:t>
            </w:r>
          </w:p>
          <w:p w14:paraId="1DFA3778">
            <w:pPr>
              <w:rPr>
                <w:rFonts w:ascii="Arial" w:hAnsi="Arial" w:cs="Arial"/>
              </w:rPr>
            </w:pPr>
          </w:p>
        </w:tc>
      </w:tr>
    </w:tbl>
    <w:p w14:paraId="55020F60">
      <w:pPr>
        <w:rPr>
          <w:rFonts w:ascii="Arial" w:hAnsi="Arial" w:cs="Arial"/>
        </w:rPr>
      </w:pPr>
    </w:p>
    <w:p w14:paraId="06A21EEC">
      <w:pPr>
        <w:rPr>
          <w:rFonts w:ascii="Arial" w:hAnsi="Arial" w:cs="Arial"/>
        </w:rPr>
      </w:pPr>
    </w:p>
    <w:p w14:paraId="63C03876">
      <w:pPr>
        <w:rPr>
          <w:rFonts w:ascii="Arial" w:hAnsi="Arial" w:cs="Arial"/>
        </w:rPr>
      </w:pPr>
    </w:p>
    <w:p w14:paraId="4B14C0A6">
      <w:pPr>
        <w:ind w:right="1134"/>
        <w:rPr>
          <w:rFonts w:ascii="Arial" w:hAnsi="Arial" w:cs="Arial"/>
        </w:rPr>
      </w:pPr>
      <w:r>
        <w:rPr>
          <w:rFonts w:ascii="Arial" w:hAnsi="Arial" w:cs="Arial"/>
        </w:rPr>
        <w:t>DISCIPLINAS ENVOLVIDAS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7C8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F19DA">
            <w:pPr>
              <w:rPr>
                <w:del w:id="28" w:author="apare" w:date="2026-03-05T11:24:58Z"/>
                <w:rFonts w:ascii="Arial" w:hAnsi="Arial" w:cs="Arial"/>
              </w:rPr>
            </w:pPr>
            <w:del w:id="29" w:author="apare" w:date="2026-03-05T11:24:58Z">
              <w:r>
                <w:rPr>
                  <w:rFonts w:ascii="Arial" w:hAnsi="Arial" w:cs="Arial"/>
                </w:rPr>
                <w:delText>Descrição das três disciplinas.</w:delText>
              </w:r>
            </w:del>
          </w:p>
          <w:p w14:paraId="44165B0E">
            <w:pPr>
              <w:rPr>
                <w:del w:id="30" w:author="apare" w:date="2026-03-05T11:24:58Z"/>
                <w:rFonts w:ascii="Arial" w:hAnsi="Arial" w:cs="Arial"/>
              </w:rPr>
            </w:pPr>
            <w:del w:id="31" w:author="apare" w:date="2026-03-05T11:24:58Z">
              <w:r>
                <w:rPr>
                  <w:rFonts w:ascii="Arial" w:hAnsi="Arial" w:cs="Arial"/>
                </w:rPr>
                <w:delText>Análise de projetos e sistemas:a</w:delText>
              </w:r>
            </w:del>
          </w:p>
          <w:p w14:paraId="5B7B822B">
            <w:pPr>
              <w:rPr>
                <w:del w:id="32" w:author="apare" w:date="2026-03-05T11:24:58Z"/>
                <w:rFonts w:ascii="Arial" w:hAnsi="Arial" w:cs="Arial"/>
              </w:rPr>
            </w:pPr>
            <w:del w:id="33" w:author="apare" w:date="2026-03-05T11:24:58Z">
              <w:r>
                <w:rPr>
                  <w:rFonts w:ascii="Arial" w:hAnsi="Arial" w:cs="Arial"/>
                </w:rPr>
                <w:delText>Banco de dados:</w:delText>
              </w:r>
            </w:del>
          </w:p>
          <w:p w14:paraId="005C8D6D">
            <w:pPr>
              <w:rPr>
                <w:del w:id="34" w:author="apare" w:date="2026-03-05T11:24:58Z"/>
                <w:rFonts w:ascii="Arial" w:hAnsi="Arial" w:cs="Arial"/>
              </w:rPr>
            </w:pPr>
            <w:del w:id="35" w:author="apare" w:date="2026-03-05T11:24:58Z">
              <w:r>
                <w:rPr>
                  <w:rFonts w:ascii="Arial" w:hAnsi="Arial" w:cs="Arial"/>
                </w:rPr>
                <w:delText>Web design:</w:delText>
              </w:r>
            </w:del>
          </w:p>
          <w:p w14:paraId="230C927D">
            <w:pPr>
              <w:widowControl/>
              <w:spacing w:before="0" w:after="0" w:line="360" w:lineRule="auto"/>
              <w:jc w:val="both"/>
              <w:rPr>
                <w:ins w:id="36" w:author="apare" w:date="2026-03-05T11:25:02Z"/>
                <w:rFonts w:ascii="Arial" w:hAnsi="Arial" w:cs="Arial"/>
              </w:rPr>
            </w:pPr>
            <w:ins w:id="37" w:author="apare" w:date="2026-03-05T11:25:02Z">
              <w:r>
                <w:rPr>
                  <w:rFonts w:ascii="Arial" w:hAnsi="Arial" w:cs="Arial"/>
                  <w:b/>
                  <w:bCs/>
                  <w:kern w:val="0"/>
                </w:rPr>
                <w:t>Análise de projetos e sistemas:</w:t>
              </w:r>
            </w:ins>
            <w:ins w:id="38" w:author="apare" w:date="2026-03-05T11:25:02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39" w:author="apare" w:date="2026-03-05T11:25:02Z">
              <w:r>
                <w:rPr>
                  <w:rFonts w:ascii="Arial" w:hAnsi="Arial" w:cs="Arial"/>
                </w:rPr>
                <w:t xml:space="preserve">Esta disciplina é o </w:t>
              </w:r>
            </w:ins>
            <w:ins w:id="40" w:author="apare" w:date="2026-03-05T11:25:02Z">
              <w:r>
                <w:rPr>
                  <w:rFonts w:ascii="Arial" w:hAnsi="Arial" w:cs="Arial"/>
                  <w:b/>
                </w:rPr>
                <w:t>cérebro</w:t>
              </w:r>
            </w:ins>
            <w:ins w:id="41" w:author="apare" w:date="2026-03-05T11:25:02Z">
              <w:r>
                <w:rPr>
                  <w:rFonts w:ascii="Arial" w:hAnsi="Arial" w:cs="Arial"/>
                </w:rPr>
                <w:t xml:space="preserve"> e o </w:t>
              </w:r>
            </w:ins>
            <w:ins w:id="42" w:author="apare" w:date="2026-03-05T11:25:02Z">
              <w:r>
                <w:rPr>
                  <w:rFonts w:ascii="Arial" w:hAnsi="Arial" w:cs="Arial"/>
                  <w:b/>
                </w:rPr>
                <w:t>planejamento</w:t>
              </w:r>
            </w:ins>
            <w:ins w:id="43" w:author="apare" w:date="2026-03-05T11:25:02Z">
              <w:r>
                <w:rPr>
                  <w:rFonts w:ascii="Arial" w:hAnsi="Arial" w:cs="Arial"/>
                </w:rPr>
                <w:t xml:space="preserve"> de tudo. Antes de escrever qualquer código, o analista desenha o "mapa" do site. Ele decide como as coisas vão funcionar: "Se o usuário clicar aqui, o que deve acontecer?", "Como o site vai se comportar se 1.000 pessoas entrarem ao mesmo tempo?". </w:t>
              </w:r>
            </w:ins>
            <w:ins w:id="44" w:author="apare" w:date="2026-03-05T11:25:02Z">
              <w:r>
                <w:rPr>
                  <w:rFonts w:hint="default" w:ascii="Arial" w:hAnsi="Arial" w:cs="Arial"/>
                  <w:lang w:val="pt-BR"/>
                </w:rPr>
                <w:t>E</w:t>
              </w:r>
            </w:ins>
            <w:ins w:id="45" w:author="apare" w:date="2026-03-05T11:25:02Z">
              <w:r>
                <w:rPr>
                  <w:rFonts w:ascii="Arial" w:hAnsi="Arial" w:cs="Arial"/>
                </w:rPr>
                <w:t xml:space="preserve">ssa área garante que o sistema não seja uma bagunça, definindo as regras de negócio (como o sistema de notas) e organizando as etapas de desenvolvimento para que nada seja esquecido. </w:t>
              </w:r>
            </w:ins>
          </w:p>
          <w:p w14:paraId="256255D1">
            <w:pPr>
              <w:widowControl/>
              <w:spacing w:before="0" w:after="0" w:line="360" w:lineRule="auto"/>
              <w:jc w:val="both"/>
              <w:rPr>
                <w:ins w:id="46" w:author="apare" w:date="2026-03-05T11:25:02Z"/>
                <w:rFonts w:ascii="Arial" w:hAnsi="Arial" w:cs="Arial"/>
              </w:rPr>
            </w:pPr>
            <w:ins w:id="47" w:author="apare" w:date="2026-03-05T11:25:02Z">
              <w:r>
                <w:rPr>
                  <w:rFonts w:ascii="Arial" w:hAnsi="Arial" w:cs="Arial"/>
                  <w:b/>
                  <w:bCs/>
                  <w:kern w:val="0"/>
                </w:rPr>
                <w:t>Banco de dados:</w:t>
              </w:r>
            </w:ins>
            <w:ins w:id="48" w:author="apare" w:date="2026-03-05T11:25:02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49" w:author="apare" w:date="2026-03-05T11:25:02Z">
              <w:r>
                <w:rPr>
                  <w:rFonts w:ascii="Arial" w:hAnsi="Arial" w:cs="Arial"/>
                </w:rPr>
                <w:t xml:space="preserve">O Banco de Dados é a </w:t>
              </w:r>
            </w:ins>
            <w:ins w:id="50" w:author="apare" w:date="2026-03-05T11:25:02Z">
              <w:r>
                <w:rPr>
                  <w:rFonts w:ascii="Arial" w:hAnsi="Arial" w:cs="Arial"/>
                  <w:b/>
                </w:rPr>
                <w:t>memória</w:t>
              </w:r>
            </w:ins>
            <w:ins w:id="51" w:author="apare" w:date="2026-03-05T11:25:02Z">
              <w:r>
                <w:rPr>
                  <w:rFonts w:ascii="Arial" w:hAnsi="Arial" w:cs="Arial"/>
                </w:rPr>
                <w:t xml:space="preserve"> do projeto. Como explicamos que o cinema é um mar de informações, precisamos de um lugar seguro para guardar tudo. É aqui que ficam armazenados os nomes dos filmes, as senhas dos usuários (escondidas com segurança), os comentários que as pessoas escrevem e as notas que elas dão. Sem o banco de dados, toda vez que você fechasse o site, ele "esqueceria" quem você é e quais filmes você já marcou como assistidos. </w:t>
              </w:r>
            </w:ins>
          </w:p>
          <w:p w14:paraId="0C318448">
            <w:pPr>
              <w:spacing w:line="360" w:lineRule="auto"/>
              <w:jc w:val="both"/>
              <w:rPr>
                <w:ins w:id="52" w:author="apare" w:date="2026-03-05T11:25:02Z"/>
                <w:rFonts w:ascii="Arial" w:hAnsi="Arial" w:eastAsia="Arial" w:cs="Arial"/>
              </w:rPr>
            </w:pPr>
            <w:ins w:id="53" w:author="apare" w:date="2026-03-05T11:25:02Z">
              <w:r>
                <w:rPr>
                  <w:rFonts w:ascii="Arial" w:hAnsi="Arial" w:cs="Arial"/>
                  <w:b/>
                  <w:bCs/>
                  <w:kern w:val="0"/>
                </w:rPr>
                <w:t>Web design:</w:t>
              </w:r>
            </w:ins>
            <w:ins w:id="54" w:author="apare" w:date="2026-03-05T11:25:02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55" w:author="apare" w:date="2026-03-05T11:25:02Z">
              <w:r>
                <w:rPr>
                  <w:rFonts w:ascii="Arial" w:hAnsi="Arial" w:cs="Arial"/>
                </w:rPr>
                <w:t xml:space="preserve">O Web Design é a </w:t>
              </w:r>
            </w:ins>
            <w:ins w:id="56" w:author="apare" w:date="2026-03-05T11:25:02Z">
              <w:r>
                <w:rPr>
                  <w:rFonts w:ascii="Arial" w:hAnsi="Arial" w:cs="Arial"/>
                  <w:b/>
                </w:rPr>
                <w:t>cara</w:t>
              </w:r>
            </w:ins>
            <w:ins w:id="57" w:author="apare" w:date="2026-03-05T11:25:02Z">
              <w:r>
                <w:rPr>
                  <w:rFonts w:ascii="Arial" w:hAnsi="Arial" w:cs="Arial"/>
                </w:rPr>
                <w:t xml:space="preserve"> e a </w:t>
              </w:r>
            </w:ins>
            <w:ins w:id="58" w:author="apare" w:date="2026-03-05T11:25:02Z">
              <w:r>
                <w:rPr>
                  <w:rFonts w:ascii="Arial" w:hAnsi="Arial" w:cs="Arial"/>
                  <w:b/>
                </w:rPr>
                <w:t>experiência</w:t>
              </w:r>
            </w:ins>
            <w:ins w:id="59" w:author="apare" w:date="2026-03-05T11:25:02Z">
              <w:r>
                <w:rPr>
                  <w:rFonts w:ascii="Arial" w:hAnsi="Arial" w:cs="Arial"/>
                </w:rPr>
                <w:t xml:space="preserve"> do site. Não adianta o site ser inteligente e ter muita memória se ele for feio ou difícil de usar. O designer escolhe as cores, o tamanho das letras, onde os botões ficam e como as imagens dos filmes aparecem para que até quem "não entende nada de cinema" consiga navegar sem se perder. </w:t>
              </w:r>
            </w:ins>
            <w:ins w:id="60" w:author="apare" w:date="2026-03-05T11:25:02Z">
              <w:r>
                <w:rPr>
                  <w:rFonts w:hint="default" w:ascii="Arial" w:hAnsi="Arial" w:cs="Arial"/>
                  <w:lang w:val="pt-BR"/>
                </w:rPr>
                <w:t>O</w:t>
              </w:r>
            </w:ins>
            <w:ins w:id="61" w:author="apare" w:date="2026-03-05T11:25:02Z">
              <w:r>
                <w:rPr>
                  <w:rFonts w:ascii="Arial" w:hAnsi="Arial" w:cs="Arial"/>
                </w:rPr>
                <w:t xml:space="preserve"> foco do Web Design é tornar a busca por filmes algo bonito, visual e muito simples de clicar e favoritar.</w:t>
              </w:r>
            </w:ins>
          </w:p>
          <w:p w14:paraId="45798EFA">
            <w:pPr>
              <w:rPr>
                <w:rFonts w:ascii="Arial" w:hAnsi="Arial" w:cs="Arial"/>
              </w:rPr>
            </w:pPr>
          </w:p>
          <w:p w14:paraId="134B655E">
            <w:pPr>
              <w:rPr>
                <w:rFonts w:ascii="Arial" w:hAnsi="Arial" w:cs="Arial"/>
              </w:rPr>
            </w:pPr>
          </w:p>
        </w:tc>
      </w:tr>
    </w:tbl>
    <w:p w14:paraId="194DD43B">
      <w:pPr>
        <w:rPr>
          <w:rFonts w:ascii="Arial" w:hAnsi="Arial" w:cs="Arial"/>
        </w:rPr>
      </w:pPr>
    </w:p>
    <w:p w14:paraId="59D39068">
      <w:pPr>
        <w:rPr>
          <w:rFonts w:ascii="Arial" w:hAnsi="Arial" w:cs="Arial"/>
        </w:rPr>
      </w:pPr>
      <w:r>
        <w:rPr>
          <w:rFonts w:ascii="Arial" w:hAnsi="Arial" w:cs="Arial"/>
        </w:rPr>
        <w:t>OBJETIVO GERAL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2BC8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7CFBB">
            <w:pPr>
              <w:snapToGrid w:val="0"/>
              <w:spacing w:line="360" w:lineRule="auto"/>
              <w:jc w:val="both"/>
              <w:rPr>
                <w:rFonts w:ascii="Arial" w:hAnsi="Arial" w:cs="Arial"/>
              </w:rPr>
              <w:pPrChange w:id="62" w:author="apare" w:date="2026-03-05T11:25:25Z">
                <w:pPr>
                  <w:snapToGrid w:val="0"/>
                </w:pPr>
              </w:pPrChange>
            </w:pPr>
            <w:r>
              <w:rPr>
                <w:rFonts w:ascii="Arial"/>
              </w:rPr>
              <w:t>Desenvolver um site para uma empresa corretora de imóveis, como objetivo de divulgar imóveis para venda e locação, facilitar o contato com clientes e fortalecer a presença digital da empresa no mercado imobiliário.</w:t>
            </w:r>
          </w:p>
          <w:p w14:paraId="57C90CA1">
            <w:pPr>
              <w:autoSpaceDE w:val="0"/>
              <w:rPr>
                <w:rFonts w:ascii="Arial" w:hAnsi="Arial" w:cs="Arial"/>
              </w:rPr>
            </w:pPr>
          </w:p>
        </w:tc>
      </w:tr>
    </w:tbl>
    <w:p w14:paraId="568598D7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8346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55016">
            <w:pPr>
              <w:autoSpaceDE w:val="0"/>
              <w:spacing w:line="360" w:lineRule="auto"/>
              <w:jc w:val="both"/>
              <w:rPr>
                <w:rFonts w:ascii="Arial" w:hAnsi="Arial" w:eastAsia="Calibri" w:cs="Arial"/>
                <w:lang w:eastAsia="pt-BR"/>
              </w:rPr>
              <w:pPrChange w:id="63" w:author="apare" w:date="2026-03-05T11:25:45Z">
                <w:pPr>
                  <w:autoSpaceDE w:val="0"/>
                </w:pPr>
              </w:pPrChange>
            </w:pPr>
            <w:r>
              <w:rPr>
                <w:rFonts w:ascii="Arial"/>
              </w:rPr>
              <w:t>Criar uma plataforma onde moderna, organizada e de fácil organização.</w:t>
            </w:r>
          </w:p>
          <w:p w14:paraId="39EF30EB">
            <w:pPr>
              <w:autoSpaceDE w:val="0"/>
              <w:spacing w:line="360" w:lineRule="auto"/>
              <w:jc w:val="both"/>
              <w:rPr>
                <w:rFonts w:ascii="Arial" w:hAnsi="Arial" w:eastAsia="Calibri" w:cs="Arial"/>
                <w:lang w:eastAsia="pt-BR"/>
              </w:rPr>
              <w:pPrChange w:id="64" w:author="apare" w:date="2026-03-05T11:25:45Z">
                <w:pPr>
                  <w:autoSpaceDE w:val="0"/>
                </w:pPr>
              </w:pPrChange>
            </w:pPr>
            <w:r>
              <w:rPr>
                <w:rFonts w:ascii="Arial"/>
              </w:rPr>
              <w:t xml:space="preserve">Disponibilizar um catálogo digital com fotos,descrições e valores dos imóveis. </w:t>
            </w:r>
          </w:p>
        </w:tc>
      </w:tr>
    </w:tbl>
    <w:p w14:paraId="7E6B0786">
      <w:pPr>
        <w:rPr>
          <w:rFonts w:ascii="Arial" w:hAnsi="Arial" w:cs="Arial"/>
        </w:rPr>
      </w:pPr>
    </w:p>
    <w:p w14:paraId="6B0C905F">
      <w:pPr>
        <w:spacing w:line="360" w:lineRule="auto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</w:p>
    <w:p w14:paraId="5C0B6D8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PROCEDIMENTOS METODOLÓGICOS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F4FE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65007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dos métodos e procedimentos que nortearão a busca de informações para responder o problema de pesquisa:</w:t>
            </w:r>
          </w:p>
          <w:p w14:paraId="7EE8F0E9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Bibliográfica</w:t>
            </w:r>
          </w:p>
          <w:p w14:paraId="496F08B7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de campo</w:t>
            </w:r>
          </w:p>
          <w:p w14:paraId="43AE27E0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Entrevista</w:t>
            </w:r>
          </w:p>
          <w:p w14:paraId="0B3C9C96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Levantamento das necessidades</w:t>
            </w:r>
          </w:p>
        </w:tc>
      </w:tr>
    </w:tbl>
    <w:p w14:paraId="26B741C4">
      <w:pPr>
        <w:spacing w:line="360" w:lineRule="auto"/>
        <w:rPr>
          <w:rFonts w:ascii="Arial" w:hAnsi="Arial" w:cs="Arial"/>
        </w:rPr>
      </w:pPr>
    </w:p>
    <w:p w14:paraId="4BD59AC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14208CD3">
      <w:pPr>
        <w:rPr>
          <w:rFonts w:ascii="Arial" w:hAnsi="Arial" w:eastAsia="Arial" w:cs="Arial"/>
        </w:rPr>
      </w:pPr>
    </w:p>
    <w:p w14:paraId="5F62C3E8">
      <w:pPr>
        <w:rPr>
          <w:rFonts w:ascii="Arial" w:hAnsi="Arial" w:cs="Arial"/>
        </w:rPr>
      </w:pPr>
      <w:r>
        <w:rPr>
          <w:rFonts w:ascii="Arial" w:hAnsi="Arial" w:cs="Arial"/>
        </w:rPr>
        <w:t>BIBLIOGRAFIA</w:t>
      </w:r>
    </w:p>
    <w:tbl>
      <w:tblPr>
        <w:tblStyle w:val="6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B413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C82C0">
            <w:pPr>
              <w:rPr>
                <w:ins w:id="65" w:author="apare" w:date="2026-03-05T11:36:48Z"/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  <w:p w14:paraId="6B0294F6">
            <w:pPr>
              <w:rPr>
                <w:del w:id="66" w:author="apare" w:date="2026-03-05T11:35:50Z"/>
                <w:rFonts w:ascii="Arial" w:hAnsi="Arial" w:cs="Arial"/>
                <w:sz w:val="22"/>
                <w:szCs w:val="22"/>
                <w:rPrChange w:id="67" w:author="apare" w:date="2026-03-05T11:36:04Z">
                  <w:rPr>
                    <w:del w:id="68" w:author="apare" w:date="2026-03-05T11:35:50Z"/>
                    <w:rFonts w:ascii="Arial" w:hAnsi="Arial" w:cs="Arial"/>
                  </w:rPr>
                </w:rPrChange>
              </w:rPr>
            </w:pPr>
            <w:del w:id="69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70" w:author="apare" w:date="2026-03-05T11:36:04Z">
                    <w:rPr>
                      <w:rFonts w:ascii="Arial" w:hAnsi="Arial" w:cs="Arial"/>
                    </w:rPr>
                  </w:rPrChange>
                </w:rPr>
                <w:delText>Listar os principais LIVROS a serem pesquisados. (Mínimo 03 Bibliografias para cada disciplina, preferencialmente da biblioteca do CEEP)</w:delText>
              </w:r>
            </w:del>
          </w:p>
          <w:p w14:paraId="20F5C1E8">
            <w:pPr>
              <w:rPr>
                <w:del w:id="72" w:author="apare" w:date="2026-03-05T11:35:50Z"/>
                <w:rFonts w:ascii="Arial" w:hAnsi="Arial" w:cs="Arial"/>
                <w:sz w:val="22"/>
                <w:szCs w:val="22"/>
                <w:rPrChange w:id="73" w:author="apare" w:date="2026-03-05T11:36:04Z">
                  <w:rPr>
                    <w:del w:id="74" w:author="apare" w:date="2026-03-05T11:35:50Z"/>
                    <w:rFonts w:ascii="Arial" w:hAnsi="Arial" w:cs="Arial"/>
                  </w:rPr>
                </w:rPrChange>
              </w:rPr>
            </w:pPr>
            <w:del w:id="75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76" w:author="apare" w:date="2026-03-05T11:36:04Z">
                    <w:rPr>
                      <w:rFonts w:ascii="Arial" w:hAnsi="Arial" w:cs="Arial"/>
                    </w:rPr>
                  </w:rPrChange>
                </w:rPr>
                <w:delText>Usar artigos:</w:delText>
              </w:r>
            </w:del>
          </w:p>
          <w:p w14:paraId="5D19A0F8">
            <w:pPr>
              <w:rPr>
                <w:ins w:id="78" w:author="apare" w:date="2026-03-05T11:36:10Z"/>
                <w:rFonts w:hint="default" w:ascii="Arial" w:hAnsi="Arial" w:eastAsia="Helvetica" w:cs="Arial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</w:pPr>
            <w:del w:id="79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80" w:author="apare" w:date="2026-03-05T11:36:04Z">
                    <w:rPr/>
                  </w:rPrChange>
                </w:rPr>
                <w:fldChar w:fldCharType="begin"/>
              </w:r>
            </w:del>
            <w:del w:id="82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83" w:author="apare" w:date="2026-03-05T11:36:04Z">
                    <w:rPr/>
                  </w:rPrChange>
                </w:rPr>
                <w:delInstrText xml:space="preserve"> HYPERLINK "https://www.unit.br/blog/melhores-sites-para-pesquisa-academica" \l "google" </w:delInstrText>
              </w:r>
            </w:del>
            <w:del w:id="85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86" w:author="apare" w:date="2026-03-05T11:36:04Z">
                    <w:rPr/>
                  </w:rPrChange>
                </w:rPr>
                <w:fldChar w:fldCharType="separate"/>
              </w:r>
            </w:del>
            <w:del w:id="88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89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Google Acadêmico</w:delText>
              </w:r>
            </w:del>
            <w:del w:id="91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92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94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95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97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98" w:author="apare" w:date="2026-03-05T11:36:04Z">
                    <w:rPr/>
                  </w:rPrChange>
                </w:rPr>
                <w:fldChar w:fldCharType="begin"/>
              </w:r>
            </w:del>
            <w:del w:id="100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01" w:author="apare" w:date="2026-03-05T11:36:04Z">
                    <w:rPr/>
                  </w:rPrChange>
                </w:rPr>
                <w:delInstrText xml:space="preserve"> HYPERLINK "https://www.unit.br/blog/melhores-sites-para-pesquisa-academica" \l "portal" </w:delInstrText>
              </w:r>
            </w:del>
            <w:del w:id="103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04" w:author="apare" w:date="2026-03-05T11:36:04Z">
                    <w:rPr/>
                  </w:rPrChange>
                </w:rPr>
                <w:fldChar w:fldCharType="separate"/>
              </w:r>
            </w:del>
            <w:del w:id="106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07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Portal da CAPES</w:delText>
              </w:r>
            </w:del>
            <w:del w:id="109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10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112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113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115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16" w:author="apare" w:date="2026-03-05T11:36:04Z">
                    <w:rPr/>
                  </w:rPrChange>
                </w:rPr>
                <w:fldChar w:fldCharType="begin"/>
              </w:r>
            </w:del>
            <w:del w:id="118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19" w:author="apare" w:date="2026-03-05T11:36:04Z">
                    <w:rPr/>
                  </w:rPrChange>
                </w:rPr>
                <w:delInstrText xml:space="preserve"> HYPERLINK "https://www.unit.br/blog/melhores-sites-para-pesquisa-academica" \l "scielo" </w:delInstrText>
              </w:r>
            </w:del>
            <w:del w:id="121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22" w:author="apare" w:date="2026-03-05T11:36:04Z">
                    <w:rPr/>
                  </w:rPrChange>
                </w:rPr>
                <w:fldChar w:fldCharType="separate"/>
              </w:r>
            </w:del>
            <w:del w:id="124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25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SciELO</w:delText>
              </w:r>
            </w:del>
            <w:del w:id="127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28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130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131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133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34" w:author="apare" w:date="2026-03-05T11:36:04Z">
                    <w:rPr/>
                  </w:rPrChange>
                </w:rPr>
                <w:fldChar w:fldCharType="begin"/>
              </w:r>
            </w:del>
            <w:del w:id="136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37" w:author="apare" w:date="2026-03-05T11:36:04Z">
                    <w:rPr/>
                  </w:rPrChange>
                </w:rPr>
                <w:delInstrText xml:space="preserve"> HYPERLINK "https://www.unit.br/blog/melhores-sites-para-pesquisa-academica" \l "academia" </w:delInstrText>
              </w:r>
            </w:del>
            <w:del w:id="139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40" w:author="apare" w:date="2026-03-05T11:36:04Z">
                    <w:rPr/>
                  </w:rPrChange>
                </w:rPr>
                <w:fldChar w:fldCharType="separate"/>
              </w:r>
            </w:del>
            <w:del w:id="142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43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Academia.Edu</w:delText>
              </w:r>
            </w:del>
            <w:del w:id="145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46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148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149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151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52" w:author="apare" w:date="2026-03-05T11:36:04Z">
                    <w:rPr/>
                  </w:rPrChange>
                </w:rPr>
                <w:fldChar w:fldCharType="begin"/>
              </w:r>
            </w:del>
            <w:del w:id="154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55" w:author="apare" w:date="2026-03-05T11:36:04Z">
                    <w:rPr/>
                  </w:rPrChange>
                </w:rPr>
                <w:delInstrText xml:space="preserve"> HYPERLINK "https://www.unit.br/blog/melhores-sites-para-pesquisa-academica" \l "bdtd" </w:delInstrText>
              </w:r>
            </w:del>
            <w:del w:id="157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58" w:author="apare" w:date="2026-03-05T11:36:04Z">
                    <w:rPr/>
                  </w:rPrChange>
                </w:rPr>
                <w:fldChar w:fldCharType="separate"/>
              </w:r>
            </w:del>
            <w:del w:id="160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61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BDTD</w:delText>
              </w:r>
            </w:del>
            <w:del w:id="163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64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166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167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169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70" w:author="apare" w:date="2026-03-05T11:36:04Z">
                    <w:rPr/>
                  </w:rPrChange>
                </w:rPr>
                <w:fldChar w:fldCharType="begin"/>
              </w:r>
            </w:del>
            <w:del w:id="172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73" w:author="apare" w:date="2026-03-05T11:36:04Z">
                    <w:rPr/>
                  </w:rPrChange>
                </w:rPr>
                <w:delInstrText xml:space="preserve"> HYPERLINK "https://www.unit.br/blog/melhores-sites-para-pesquisa-academica" \l "science" </w:delInstrText>
              </w:r>
            </w:del>
            <w:del w:id="175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76" w:author="apare" w:date="2026-03-05T11:36:04Z">
                    <w:rPr/>
                  </w:rPrChange>
                </w:rPr>
                <w:fldChar w:fldCharType="separate"/>
              </w:r>
            </w:del>
            <w:del w:id="178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79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Science.gov</w:delText>
              </w:r>
            </w:del>
            <w:del w:id="181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82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184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185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187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88" w:author="apare" w:date="2026-03-05T11:36:04Z">
                    <w:rPr/>
                  </w:rPrChange>
                </w:rPr>
                <w:fldChar w:fldCharType="begin"/>
              </w:r>
            </w:del>
            <w:del w:id="190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91" w:author="apare" w:date="2026-03-05T11:36:04Z">
                    <w:rPr/>
                  </w:rPrChange>
                </w:rPr>
                <w:delInstrText xml:space="preserve"> HYPERLINK "https://www.unit.br/blog/melhores-sites-para-pesquisa-academica" \l "eric" </w:delInstrText>
              </w:r>
            </w:del>
            <w:del w:id="193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194" w:author="apare" w:date="2026-03-05T11:36:04Z">
                    <w:rPr/>
                  </w:rPrChange>
                </w:rPr>
                <w:fldChar w:fldCharType="separate"/>
              </w:r>
            </w:del>
            <w:del w:id="196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197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Eric</w:delText>
              </w:r>
            </w:del>
            <w:del w:id="199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200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202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203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205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206" w:author="apare" w:date="2026-03-05T11:36:04Z">
                    <w:rPr/>
                  </w:rPrChange>
                </w:rPr>
                <w:fldChar w:fldCharType="begin"/>
              </w:r>
            </w:del>
            <w:del w:id="208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209" w:author="apare" w:date="2026-03-05T11:36:04Z">
                    <w:rPr/>
                  </w:rPrChange>
                </w:rPr>
                <w:delInstrText xml:space="preserve"> HYPERLINK "https://www.unit.br/blog/melhores-sites-para-pesquisa-academica" \l "e-journals" </w:delInstrText>
              </w:r>
            </w:del>
            <w:del w:id="211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212" w:author="apare" w:date="2026-03-05T11:36:04Z">
                    <w:rPr/>
                  </w:rPrChange>
                </w:rPr>
                <w:fldChar w:fldCharType="separate"/>
              </w:r>
            </w:del>
            <w:del w:id="214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215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E-Journals</w:delText>
              </w:r>
            </w:del>
            <w:del w:id="217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218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220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rPrChange w:id="221" w:author="apare" w:date="2026-03-05T11:36:04Z">
                    <w:rPr>
                      <w:rFonts w:ascii="Arial" w:hAnsi="Arial" w:cs="Arial"/>
                      <w:color w:val="000000"/>
                    </w:rPr>
                  </w:rPrChange>
                </w:rPr>
                <w:br w:type="textWrapping"/>
              </w:r>
            </w:del>
            <w:del w:id="223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224" w:author="apare" w:date="2026-03-05T11:36:04Z">
                    <w:rPr/>
                  </w:rPrChange>
                </w:rPr>
                <w:fldChar w:fldCharType="begin"/>
              </w:r>
            </w:del>
            <w:del w:id="226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227" w:author="apare" w:date="2026-03-05T11:36:04Z">
                    <w:rPr/>
                  </w:rPrChange>
                </w:rPr>
                <w:delInstrText xml:space="preserve"> HYPERLINK "https://www.unit.br/blog/melhores-sites-para-pesquisa-academica" \l "redalyc" </w:delInstrText>
              </w:r>
            </w:del>
            <w:del w:id="229" w:author="apare" w:date="2026-03-05T11:35:50Z">
              <w:r>
                <w:rPr>
                  <w:rFonts w:ascii="Arial" w:hAnsi="Arial" w:cs="Arial"/>
                  <w:sz w:val="22"/>
                  <w:szCs w:val="22"/>
                  <w:rPrChange w:id="230" w:author="apare" w:date="2026-03-05T11:36:04Z">
                    <w:rPr/>
                  </w:rPrChange>
                </w:rPr>
                <w:fldChar w:fldCharType="separate"/>
              </w:r>
            </w:del>
            <w:del w:id="232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233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delText> Redalyc</w:delText>
              </w:r>
            </w:del>
            <w:del w:id="235" w:author="apare" w:date="2026-03-05T11:35:50Z">
              <w:r>
                <w:rPr>
                  <w:rStyle w:val="8"/>
                  <w:rFonts w:ascii="Arial" w:hAnsi="Arial" w:cs="Arial"/>
                  <w:color w:val="2D93EE"/>
                  <w:sz w:val="22"/>
                  <w:szCs w:val="22"/>
                  <w:rPrChange w:id="236" w:author="apare" w:date="2026-03-05T11:36:04Z">
                    <w:rPr>
                      <w:rStyle w:val="8"/>
                      <w:rFonts w:ascii="Arial" w:hAnsi="Arial" w:cs="Arial"/>
                      <w:color w:val="2D93EE"/>
                    </w:rPr>
                  </w:rPrChange>
                </w:rPr>
                <w:fldChar w:fldCharType="end"/>
              </w:r>
            </w:del>
            <w:del w:id="238" w:author="apare" w:date="2026-03-05T11:35:50Z">
              <w:r>
                <w:rPr>
                  <w:rFonts w:ascii="Arial" w:hAnsi="Arial" w:cs="Arial"/>
                  <w:color w:val="000000"/>
                  <w:sz w:val="22"/>
                  <w:szCs w:val="22"/>
                  <w:shd w:val="clear" w:color="auto" w:fill="F5F5F5"/>
                  <w:rPrChange w:id="239" w:author="apare" w:date="2026-03-05T11:36:04Z">
                    <w:rPr>
                      <w:rFonts w:ascii="Arial" w:hAnsi="Arial" w:cs="Arial"/>
                      <w:color w:val="000000"/>
                      <w:shd w:val="clear" w:color="auto" w:fill="F5F5F5"/>
                    </w:rPr>
                  </w:rPrChange>
                </w:rPr>
                <w:delText> </w:delText>
              </w:r>
            </w:del>
            <w:ins w:id="241" w:author="apare" w:date="2026-03-05T11:35:52Z">
              <w:r>
                <w:rPr>
                  <w:rFonts w:ascii="Arial" w:hAnsi="Arial" w:eastAsia="Helvetica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242" w:author="apare" w:date="2026-03-05T11:36:04Z"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SIMPLICIO, Larissa.</w:t>
              </w:r>
            </w:ins>
            <w:ins w:id="244" w:author="apare" w:date="2026-03-05T11:35:52Z">
              <w:r>
                <w:rPr>
                  <w:rFonts w:hint="default" w:ascii="Arial" w:hAnsi="Arial" w:eastAsia="Helvetica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245" w:author="apare" w:date="2026-03-05T11:36:04Z"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 </w:t>
              </w:r>
            </w:ins>
            <w:ins w:id="247" w:author="apare" w:date="2026-03-05T11:35:52Z">
              <w:r>
                <w:rPr>
                  <w:rStyle w:val="7"/>
                  <w:rFonts w:hint="default" w:ascii="Arial" w:hAnsi="Arial" w:eastAsia="Helvetica" w:cs="Arial"/>
                  <w:b/>
                  <w:bCs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248" w:author="apare" w:date="2026-03-05T11:36:04Z">
                    <w:rPr>
                      <w:rStyle w:val="7"/>
                      <w:rFonts w:hint="default" w:ascii="Helvetica" w:hAnsi="Helvetica" w:eastAsia="Helvetica" w:cs="Helvetica"/>
                      <w:b/>
                      <w:bCs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O que é um sistema imobiliário?</w:t>
              </w:r>
            </w:ins>
            <w:ins w:id="250" w:author="apare" w:date="2026-03-05T11:35:52Z">
              <w:r>
                <w:rPr>
                  <w:rFonts w:hint="default" w:ascii="Arial" w:hAnsi="Arial" w:eastAsia="Helvetica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251" w:author="apare" w:date="2026-03-05T11:36:04Z"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222222"/>
                      <w:spacing w:val="0"/>
                      <w:sz w:val="24"/>
                      <w:szCs w:val="24"/>
                      <w:shd w:val="clear" w:fill="FFFFFF"/>
                    </w:rPr>
                  </w:rPrChange>
                </w:rPr>
                <w:t> 2026. Disponível em: https://apresenta.me/blog/o-que-e-um-sistema-imobiliario/. Acesso em: 05 mar. 2026.</w:t>
              </w:r>
            </w:ins>
          </w:p>
          <w:p w14:paraId="3D78D203">
            <w:pPr>
              <w:rPr>
                <w:ins w:id="253" w:author="apare" w:date="2026-03-05T11:36:10Z"/>
                <w:rFonts w:hint="default" w:ascii="Arial" w:hAnsi="Arial" w:eastAsia="Helvetica" w:cs="Arial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</w:pPr>
          </w:p>
          <w:p w14:paraId="59804D5C">
            <w:pPr>
              <w:rPr>
                <w:rFonts w:hint="default" w:ascii="Arial" w:hAnsi="Arial" w:eastAsia="Helvetica" w:cs="Arial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</w:pPr>
          </w:p>
        </w:tc>
      </w:tr>
    </w:tbl>
    <w:p w14:paraId="4EFAC340">
      <w:pPr>
        <w:rPr>
          <w:rFonts w:ascii="Arial" w:hAnsi="Arial" w:cs="Arial"/>
        </w:rPr>
      </w:pPr>
    </w:p>
    <w:p w14:paraId="5E00E66A">
      <w:pPr>
        <w:rPr>
          <w:rFonts w:ascii="Arial" w:hAnsi="Arial" w:eastAsia="Arial" w:cs="Arial"/>
        </w:rPr>
      </w:pPr>
    </w:p>
    <w:p w14:paraId="4DD7C8C4">
      <w:pPr>
        <w:rPr>
          <w:rFonts w:ascii="Arial" w:hAnsi="Arial" w:eastAsia="Arial" w:cs="Arial"/>
        </w:rPr>
      </w:pPr>
    </w:p>
    <w:p w14:paraId="651FBB73">
      <w:pPr>
        <w:rPr>
          <w:rFonts w:ascii="Arial" w:hAnsi="Arial" w:eastAsia="Arial" w:cs="Arial"/>
        </w:rPr>
      </w:pPr>
    </w:p>
    <w:p w14:paraId="4465505B">
      <w:pPr>
        <w:rPr>
          <w:rFonts w:ascii="Arial" w:hAnsi="Arial" w:eastAsia="Arial" w:cs="Arial"/>
        </w:rPr>
      </w:pPr>
    </w:p>
    <w:p w14:paraId="104856F3">
      <w:pPr>
        <w:rPr>
          <w:rFonts w:ascii="Arial" w:hAnsi="Arial" w:eastAsia="Arial" w:cs="Arial"/>
        </w:rPr>
      </w:pPr>
    </w:p>
    <w:p w14:paraId="1EE9A030">
      <w:pPr>
        <w:rPr>
          <w:rFonts w:ascii="Arial" w:hAnsi="Arial" w:eastAsia="Arial" w:cs="Arial"/>
        </w:rPr>
      </w:pPr>
    </w:p>
    <w:p w14:paraId="0665CFF5">
      <w:pPr>
        <w:rPr>
          <w:rFonts w:ascii="Arial" w:hAnsi="Arial" w:eastAsia="Arial" w:cs="Arial"/>
        </w:rPr>
      </w:pPr>
    </w:p>
    <w:p w14:paraId="74E16EB6">
      <w:pPr>
        <w:rPr>
          <w:rFonts w:ascii="Arial" w:hAnsi="Arial" w:eastAsia="Arial" w:cs="Arial"/>
        </w:rPr>
      </w:pPr>
    </w:p>
    <w:p w14:paraId="3784F0D9">
      <w:pPr>
        <w:rPr>
          <w:rFonts w:ascii="Arial" w:hAnsi="Arial" w:eastAsia="Arial" w:cs="Arial"/>
        </w:rPr>
      </w:pPr>
    </w:p>
    <w:p w14:paraId="0299547F">
      <w:pPr>
        <w:rPr>
          <w:rFonts w:ascii="Arial" w:hAnsi="Arial" w:eastAsia="Arial" w:cs="Arial"/>
        </w:rPr>
      </w:pPr>
    </w:p>
    <w:p w14:paraId="16472206">
      <w:pPr>
        <w:rPr>
          <w:rFonts w:ascii="Arial" w:hAnsi="Arial" w:eastAsia="Arial" w:cs="Arial"/>
        </w:rPr>
      </w:pPr>
    </w:p>
    <w:p w14:paraId="57BF97A9">
      <w:pPr>
        <w:rPr>
          <w:rFonts w:ascii="Arial" w:hAnsi="Arial" w:eastAsia="Arial" w:cs="Arial"/>
        </w:rPr>
      </w:pPr>
    </w:p>
    <w:p w14:paraId="27D4C611">
      <w:pPr>
        <w:rPr>
          <w:rFonts w:ascii="Arial" w:hAnsi="Arial" w:eastAsia="Arial" w:cs="Arial"/>
        </w:rPr>
      </w:pPr>
    </w:p>
    <w:p w14:paraId="4EC1F23A">
      <w:pPr>
        <w:rPr>
          <w:rFonts w:ascii="Arial" w:hAnsi="Arial" w:eastAsia="Arial" w:cs="Arial"/>
        </w:rPr>
      </w:pPr>
    </w:p>
    <w:p w14:paraId="3BB17AD0">
      <w:pPr>
        <w:rPr>
          <w:rFonts w:ascii="Arial" w:hAnsi="Arial" w:eastAsia="Arial" w:cs="Arial"/>
        </w:rPr>
      </w:pPr>
    </w:p>
    <w:p w14:paraId="4703B656">
      <w:pPr>
        <w:rPr>
          <w:rFonts w:ascii="Arial" w:hAnsi="Arial" w:eastAsia="Arial" w:cs="Arial"/>
        </w:rPr>
      </w:pPr>
    </w:p>
    <w:p w14:paraId="6D51726A">
      <w:pPr>
        <w:rPr>
          <w:rFonts w:ascii="Arial" w:hAnsi="Arial" w:eastAsia="Arial" w:cs="Arial"/>
        </w:rPr>
      </w:pPr>
    </w:p>
    <w:p w14:paraId="05215BB9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CRONOGRAMA DE ATIVIDADES</w:t>
      </w:r>
    </w:p>
    <w:p w14:paraId="69FA93CD">
      <w:pPr>
        <w:rPr>
          <w:rFonts w:ascii="Arial" w:hAnsi="Arial" w:cs="Arial"/>
        </w:rPr>
      </w:pPr>
      <w:r>
        <w:drawing>
          <wp:inline distT="0" distB="0" distL="0" distR="0">
            <wp:extent cx="5760085" cy="52946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8985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2485"/>
        <w:gridCol w:w="1743"/>
      </w:tblGrid>
      <w:tr w14:paraId="19AD2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D0511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Autorizado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677FA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Professor(a)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72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Data</w:t>
            </w:r>
          </w:p>
        </w:tc>
      </w:tr>
      <w:tr w14:paraId="79C70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5E01C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Análise de projetos e sistemas:</w:t>
            </w:r>
          </w:p>
          <w:p w14:paraId="71A7E9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 de dados:</w:t>
            </w:r>
          </w:p>
          <w:p w14:paraId="51B243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design:</w:t>
            </w:r>
          </w:p>
          <w:p w14:paraId="23611676">
            <w:pPr>
              <w:snapToGri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82F168D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Aparecida</w:t>
            </w:r>
          </w:p>
          <w:p w14:paraId="43B27006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Célia</w:t>
            </w:r>
          </w:p>
          <w:p w14:paraId="5EA76908">
            <w:pPr>
              <w:snapToGri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Reinaldo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552A3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4AF02549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79D334D6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369EF559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0B3717B3">
            <w:pPr>
              <w:snapToGrid w:val="0"/>
              <w:rPr>
                <w:rFonts w:ascii="Arial" w:hAnsi="Arial" w:cs="Arial"/>
                <w:b/>
                <w:bCs/>
              </w:rPr>
            </w:pPr>
          </w:p>
          <w:p w14:paraId="5B94E2A0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2950C84">
      <w:pPr>
        <w:rPr>
          <w:rFonts w:ascii="Arial" w:hAnsi="Arial" w:cs="Arial"/>
          <w:b/>
        </w:rPr>
      </w:pPr>
    </w:p>
    <w:sectPr>
      <w:headerReference r:id="rId5" w:type="default"/>
      <w:footerReference r:id="rId6" w:type="default"/>
      <w:footnotePr>
        <w:pos w:val="beneathText"/>
      </w:footnotePr>
      <w:pgSz w:w="11906" w:h="16838"/>
      <w:pgMar w:top="1701" w:right="1134" w:bottom="1134" w:left="1701" w:header="708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pare" w:date="2026-03-05T11:17:07Z" w:initials="a">
    <w:p w14:paraId="436C6F5F">
      <w:pPr>
        <w:pStyle w:val="11"/>
        <w:rPr>
          <w:rFonts w:hint="default"/>
          <w:lang w:val="pt-BR"/>
        </w:rPr>
      </w:pPr>
      <w:r>
        <w:rPr>
          <w:rFonts w:hint="default"/>
          <w:lang w:val="pt-BR"/>
        </w:rPr>
        <w:t xml:space="preserve">Fundamentar e contara história do sistema imobiliário. </w:t>
      </w:r>
      <w:r>
        <w:t>gestão comercial, administrativa e financeira de uma imobiliária ou de um corretor autônomo</w:t>
      </w:r>
    </w:p>
  </w:comment>
  <w:comment w:id="1" w:author="apare" w:date="2026-03-05T11:23:38Z" w:initials="a">
    <w:p w14:paraId="0D443A1C">
      <w:pPr>
        <w:pStyle w:val="11"/>
        <w:rPr>
          <w:rFonts w:hint="default"/>
          <w:lang w:val="pt-BR"/>
        </w:rPr>
      </w:pPr>
      <w:r>
        <w:rPr>
          <w:rFonts w:hint="default"/>
          <w:lang w:val="pt-BR"/>
        </w:rPr>
        <w:t>Reescreva o texto para o modo formal. ‘</w:t>
      </w:r>
      <w:r>
        <w:t>Atualmente, diversas imobiliárias e corretores utilizam exclusivamente as redes sociais como canal de divulgação de imóveis. No entanto, essa prática pode acarretar desorganização das informações, dificultar a busca por parte dos interessados e resultar na perda de oportunidades de negócio.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pt-BR"/>
        </w:rPr>
        <w:t>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6C6F5F" w15:done="0"/>
  <w15:commentEx w15:paraId="0D443A1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30A0" w:usb3="00000584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21" w:usb3="00000000" w:csb0="600001BF" w:csb1="DFF70000"/>
  </w:font>
  <w:font w:name="Noto Sans CJK SC">
    <w:altName w:val="Malgun Gothic Semilight"/>
    <w:panose1 w:val="00000000000000000000"/>
    <w:charset w:val="80"/>
    <w:family w:val="swiss"/>
    <w:pitch w:val="default"/>
    <w:sig w:usb0="00000000" w:usb1="00000000" w:usb2="00000016" w:usb3="00000000" w:csb0="602E010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F49BC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41"/>
      <w:gridCol w:w="5038"/>
      <w:gridCol w:w="1587"/>
    </w:tblGrid>
    <w:tr w14:paraId="2E4BD06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50" w:hRule="atLeast"/>
      </w:trPr>
      <w:tc>
        <w:tcPr>
          <w:tcW w:w="2441" w:type="dxa"/>
        </w:tcPr>
        <w:p w14:paraId="0472E723">
          <w:pPr>
            <w:pStyle w:val="13"/>
            <w:tabs>
              <w:tab w:val="center" w:pos="4819"/>
              <w:tab w:val="right" w:pos="9639"/>
              <w:tab w:val="clear" w:pos="4252"/>
              <w:tab w:val="clear" w:pos="8504"/>
            </w:tabs>
            <w:spacing w:after="0" w:line="240" w:lineRule="auto"/>
          </w:pPr>
          <w:r>
            <w:drawing>
              <wp:inline distT="0" distB="0" distL="114300" distR="114300">
                <wp:extent cx="1482725" cy="590550"/>
                <wp:effectExtent l="0" t="0" r="3175" b="0"/>
                <wp:docPr id="3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</w:tcPr>
        <w:p w14:paraId="2E3894D0">
          <w:pPr>
            <w:pStyle w:val="13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/>
              <w:sz w:val="24"/>
              <w:szCs w:val="24"/>
            </w:rPr>
            <w:t>Colégio Estadual Presidente Costa e Silva Cascavel</w:t>
          </w:r>
        </w:p>
        <w:p w14:paraId="17996E99">
          <w:pPr>
            <w:pStyle w:val="13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  <w:rPr>
              <w:rFonts w:hint="default" w:ascii="Arial" w:hAnsi="Arial" w:cs="Arial"/>
              <w:sz w:val="16"/>
              <w:szCs w:val="16"/>
            </w:rPr>
          </w:pPr>
          <w:r>
            <w:rPr>
              <w:rFonts w:hint="default" w:ascii="Arial" w:hAnsi="Arial" w:cs="Arial"/>
              <w:sz w:val="16"/>
              <w:szCs w:val="16"/>
            </w:rPr>
            <w:t>Jd - R. José Caldart, 1181 - Maria Luíza, Cascavel - PR, 85865-030</w:t>
          </w:r>
        </w:p>
        <w:p w14:paraId="4719DB18">
          <w:pPr>
            <w:pStyle w:val="13"/>
            <w:pBdr>
              <w:top w:val="none" w:color="000000" w:sz="0" w:space="0"/>
              <w:left w:val="none" w:color="000000" w:sz="0" w:space="0"/>
              <w:bottom w:val="single" w:color="000000" w:sz="12" w:space="1"/>
              <w:right w:val="none" w:color="000000" w:sz="0" w:space="0"/>
            </w:pBdr>
            <w:spacing w:after="0" w:line="240" w:lineRule="auto"/>
            <w:jc w:val="center"/>
          </w:pPr>
          <w:r>
            <w:rPr>
              <w:rFonts w:hint="default" w:ascii="Arial" w:hAnsi="Arial" w:cs="Arial"/>
              <w:sz w:val="18"/>
              <w:szCs w:val="18"/>
            </w:rPr>
            <w:t>Telefone: (45) 3223-2193 Email: csccostaesilva@seed.pr.gov.br. Localização logo celepar</w:t>
          </w:r>
        </w:p>
      </w:tc>
      <w:tc>
        <w:tcPr>
          <w:tcW w:w="1587" w:type="dxa"/>
        </w:tcPr>
        <w:p w14:paraId="45F6F618">
          <w:pPr>
            <w:pStyle w:val="13"/>
            <w:tabs>
              <w:tab w:val="center" w:pos="4819"/>
              <w:tab w:val="right" w:pos="9639"/>
              <w:tab w:val="clear" w:pos="4252"/>
              <w:tab w:val="clear" w:pos="8504"/>
            </w:tabs>
            <w:spacing w:after="0" w:line="240" w:lineRule="auto"/>
          </w:pPr>
          <w:r>
            <w:drawing>
              <wp:inline distT="0" distB="0" distL="114300" distR="114300">
                <wp:extent cx="950595" cy="735965"/>
                <wp:effectExtent l="0" t="0" r="1905" b="698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595" cy="735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90E875">
    <w:pPr>
      <w:pStyle w:val="13"/>
      <w:tabs>
        <w:tab w:val="center" w:pos="4819"/>
        <w:tab w:val="right" w:pos="9639"/>
        <w:tab w:val="clear" w:pos="4252"/>
        <w:tab w:val="clear" w:pos="8504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hint="default" w:ascii="Courier New" w:hAnsi="Courier New" w:cs="Courier New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pare">
    <w15:presenceInfo w15:providerId="None" w15:userId="apa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1"/>
  <w:documentProtection w:enforcement="0"/>
  <w:defaultTabStop w:val="708"/>
  <w:hyphenationZone w:val="425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footnotePr>
    <w:pos w:val="beneathText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6BF"/>
    <w:rsid w:val="000302C5"/>
    <w:rsid w:val="00165CF7"/>
    <w:rsid w:val="002B76BF"/>
    <w:rsid w:val="0065083F"/>
    <w:rsid w:val="00812A91"/>
    <w:rsid w:val="00895A11"/>
    <w:rsid w:val="009268D2"/>
    <w:rsid w:val="00936B0F"/>
    <w:rsid w:val="16B34FCF"/>
    <w:rsid w:val="19FC194A"/>
    <w:rsid w:val="1F387555"/>
    <w:rsid w:val="293813FA"/>
    <w:rsid w:val="2CDF57AE"/>
    <w:rsid w:val="516B0693"/>
    <w:rsid w:val="53963F2F"/>
    <w:rsid w:val="73882392"/>
    <w:rsid w:val="77086AE4"/>
    <w:rsid w:val="7FF67C6C"/>
    <w:rsid w:val="F75FF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unhideWhenUsed="0" w:uiPriority="0" w:semiHidden="0" w:name="index heading"/>
    <w:lsdException w:qFormat="1" w:unhideWhenUsed="0" w:uiPriority="6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6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</w:rPr>
  </w:style>
  <w:style w:type="paragraph" w:styleId="2">
    <w:name w:val="heading 1"/>
    <w:basedOn w:val="1"/>
    <w:qFormat/>
    <w:uiPriority w:val="0"/>
    <w:pPr>
      <w:spacing w:before="480"/>
    </w:pPr>
    <w:rPr>
      <w:b/>
      <w:color w:val="345A8A"/>
      <w:sz w:val="32"/>
    </w:rPr>
  </w:style>
  <w:style w:type="paragraph" w:styleId="3">
    <w:name w:val="heading 2"/>
    <w:basedOn w:val="1"/>
    <w:qFormat/>
    <w:uiPriority w:val="0"/>
    <w:pPr>
      <w:spacing w:before="200"/>
    </w:pPr>
    <w:rPr>
      <w:b/>
      <w:color w:val="4F81BD"/>
      <w:sz w:val="26"/>
    </w:rPr>
  </w:style>
  <w:style w:type="paragraph" w:styleId="4">
    <w:name w:val="heading 3"/>
    <w:basedOn w:val="1"/>
    <w:qFormat/>
    <w:uiPriority w:val="0"/>
    <w:pPr>
      <w:spacing w:before="200"/>
    </w:pPr>
    <w:rPr>
      <w:b/>
      <w:color w:val="4F81BD"/>
      <w:sz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yperlink"/>
    <w:qFormat/>
    <w:uiPriority w:val="6"/>
    <w:rPr>
      <w:color w:val="0000FF"/>
      <w:u w:val="single"/>
    </w:rPr>
  </w:style>
  <w:style w:type="paragraph" w:styleId="9">
    <w:name w:val="List"/>
    <w:basedOn w:val="10"/>
    <w:qFormat/>
    <w:uiPriority w:val="7"/>
    <w:rPr>
      <w:rFonts w:cs="FreeSans"/>
    </w:rPr>
  </w:style>
  <w:style w:type="paragraph" w:styleId="10">
    <w:name w:val="Body Text"/>
    <w:basedOn w:val="1"/>
    <w:qFormat/>
    <w:uiPriority w:val="7"/>
    <w:pPr>
      <w:spacing w:after="140" w:line="288" w:lineRule="auto"/>
    </w:pPr>
  </w:style>
  <w:style w:type="paragraph" w:styleId="11">
    <w:name w:val="annotation text"/>
    <w:basedOn w:val="1"/>
    <w:uiPriority w:val="0"/>
    <w:pPr>
      <w:jc w:val="left"/>
    </w:pPr>
  </w:style>
  <w:style w:type="paragraph" w:styleId="12">
    <w:name w:val="Title"/>
    <w:basedOn w:val="1"/>
    <w:qFormat/>
    <w:uiPriority w:val="0"/>
    <w:pPr>
      <w:spacing w:after="300"/>
    </w:pPr>
    <w:rPr>
      <w:color w:val="17365D"/>
      <w:sz w:val="52"/>
    </w:rPr>
  </w:style>
  <w:style w:type="paragraph" w:styleId="13">
    <w:name w:val="head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4">
    <w:name w:val="foot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5">
    <w:name w:val="caption"/>
    <w:basedOn w:val="1"/>
    <w:next w:val="1"/>
    <w:qFormat/>
    <w:uiPriority w:val="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6">
    <w:name w:val="Subtitle"/>
    <w:basedOn w:val="1"/>
    <w:qFormat/>
    <w:uiPriority w:val="0"/>
    <w:rPr>
      <w:i/>
      <w:color w:val="4F81BD"/>
      <w:sz w:val="24"/>
    </w:rPr>
  </w:style>
  <w:style w:type="table" w:styleId="17">
    <w:name w:val="Table Grid"/>
    <w:basedOn w:val="6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Recuo de corpo de texto 3 Char"/>
    <w:qFormat/>
    <w:uiPriority w:val="6"/>
    <w:rPr>
      <w:rFonts w:ascii="Arial" w:hAnsi="Arial" w:eastAsia="Times New Roman" w:cs="Arial"/>
      <w:sz w:val="24"/>
    </w:rPr>
  </w:style>
  <w:style w:type="character" w:customStyle="1" w:styleId="19">
    <w:name w:val="Cabeçalho Char"/>
    <w:qFormat/>
    <w:uiPriority w:val="6"/>
    <w:rPr>
      <w:rFonts w:eastAsia="Times New Roman" w:cs="Calibri"/>
      <w:sz w:val="22"/>
      <w:szCs w:val="22"/>
    </w:rPr>
  </w:style>
  <w:style w:type="character" w:customStyle="1" w:styleId="20">
    <w:name w:val="Texto de balão Char"/>
    <w:qFormat/>
    <w:uiPriority w:val="7"/>
    <w:rPr>
      <w:rFonts w:ascii="Tahoma" w:hAnsi="Tahoma" w:eastAsia="Times New Roman" w:cs="Tahoma"/>
      <w:sz w:val="16"/>
      <w:szCs w:val="16"/>
    </w:rPr>
  </w:style>
  <w:style w:type="character" w:customStyle="1" w:styleId="21">
    <w:name w:val="WW8Num1z2"/>
    <w:qFormat/>
    <w:uiPriority w:val="3"/>
    <w:rPr>
      <w:rFonts w:hint="default" w:ascii="Wingdings" w:hAnsi="Wingdings" w:cs="Wingdings"/>
    </w:rPr>
  </w:style>
  <w:style w:type="character" w:customStyle="1" w:styleId="22">
    <w:name w:val="Rodapé Char"/>
    <w:qFormat/>
    <w:uiPriority w:val="6"/>
    <w:rPr>
      <w:rFonts w:eastAsia="Times New Roman" w:cs="Calibri"/>
      <w:sz w:val="22"/>
      <w:szCs w:val="22"/>
    </w:rPr>
  </w:style>
  <w:style w:type="character" w:customStyle="1" w:styleId="23">
    <w:name w:val="WW8Num1z0"/>
    <w:qFormat/>
    <w:uiPriority w:val="3"/>
    <w:rPr>
      <w:rFonts w:hint="default" w:ascii="Courier New" w:hAnsi="Courier New" w:cs="Courier New"/>
    </w:rPr>
  </w:style>
  <w:style w:type="character" w:customStyle="1" w:styleId="24">
    <w:name w:val="WW8Num1z3"/>
    <w:qFormat/>
    <w:uiPriority w:val="3"/>
    <w:rPr>
      <w:rFonts w:hint="default" w:ascii="Symbol" w:hAnsi="Symbol" w:cs="Symbol"/>
    </w:rPr>
  </w:style>
  <w:style w:type="character" w:customStyle="1" w:styleId="25">
    <w:name w:val="WW8Num2z0"/>
    <w:qFormat/>
    <w:uiPriority w:val="3"/>
    <w:rPr>
      <w:rFonts w:hint="default"/>
    </w:rPr>
  </w:style>
  <w:style w:type="character" w:customStyle="1" w:styleId="26">
    <w:name w:val="Fonte parág. padrão1"/>
    <w:qFormat/>
    <w:uiPriority w:val="6"/>
  </w:style>
  <w:style w:type="paragraph" w:customStyle="1" w:styleId="27">
    <w:name w:val="Título1"/>
    <w:basedOn w:val="1"/>
    <w:next w:val="10"/>
    <w:qFormat/>
    <w:uiPriority w:val="7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28">
    <w:name w:val="Conteúdo da tabela"/>
    <w:basedOn w:val="1"/>
    <w:qFormat/>
    <w:uiPriority w:val="6"/>
    <w:pPr>
      <w:suppressLineNumbers/>
    </w:pPr>
  </w:style>
  <w:style w:type="paragraph" w:customStyle="1" w:styleId="29">
    <w:name w:val="Índice"/>
    <w:basedOn w:val="1"/>
    <w:qFormat/>
    <w:uiPriority w:val="6"/>
    <w:pPr>
      <w:suppressLineNumbers/>
    </w:pPr>
    <w:rPr>
      <w:rFonts w:cs="FreeSans"/>
    </w:rPr>
  </w:style>
  <w:style w:type="paragraph" w:customStyle="1" w:styleId="30">
    <w:name w:val="Título de tabela"/>
    <w:basedOn w:val="28"/>
    <w:qFormat/>
    <w:uiPriority w:val="7"/>
    <w:pPr>
      <w:jc w:val="center"/>
    </w:pPr>
    <w:rPr>
      <w:b/>
      <w:bCs/>
    </w:rPr>
  </w:style>
  <w:style w:type="paragraph" w:customStyle="1" w:styleId="31">
    <w:name w:val="Recuo de corpo de texto 31"/>
    <w:basedOn w:val="1"/>
    <w:qFormat/>
    <w:uiPriority w:val="6"/>
    <w:pPr>
      <w:widowControl w:val="0"/>
      <w:spacing w:line="360" w:lineRule="auto"/>
      <w:ind w:left="1701"/>
      <w:jc w:val="both"/>
      <w:textAlignment w:val="baseline"/>
    </w:pPr>
    <w:rPr>
      <w:rFonts w:ascii="Arial" w:hAnsi="Arial" w:cs="Times New Roman"/>
      <w:sz w:val="24"/>
      <w:szCs w:val="20"/>
    </w:rPr>
  </w:style>
  <w:style w:type="paragraph" w:customStyle="1" w:styleId="32">
    <w:name w:val="Texto de balão1"/>
    <w:basedOn w:val="1"/>
    <w:qFormat/>
    <w:uiPriority w:val="7"/>
    <w:rPr>
      <w:rFonts w:ascii="Tahoma" w:hAnsi="Tahoma" w:cs="Times New Roman"/>
      <w:sz w:val="16"/>
      <w:szCs w:val="16"/>
    </w:rPr>
  </w:style>
  <w:style w:type="table" w:customStyle="1" w:styleId="33">
    <w:name w:val="_Style 15"/>
    <w:basedOn w:val="3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F83A0-92D0-4C3C-BB6F-8D9506F2EA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416</Words>
  <Characters>2247</Characters>
  <Lines>18</Lines>
  <Paragraphs>5</Paragraphs>
  <TotalTime>12</TotalTime>
  <ScaleCrop>false</ScaleCrop>
  <LinksUpToDate>false</LinksUpToDate>
  <CharactersWithSpaces>2658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2023-02-12T12:59:00Z</dcterms:created>
  <dc:creator>740.ch sg2</dc:creator>
  <cp:lastModifiedBy>apare</cp:lastModifiedBy>
  <cp:lastPrinted>2013-03-13T16:42:00Z</cp:lastPrinted>
  <dcterms:modified xsi:type="dcterms:W3CDTF">2026-03-05T14:37:25Z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7501AC83960E456A89B26B9B1D11B85A_13</vt:lpwstr>
  </property>
</Properties>
</file>